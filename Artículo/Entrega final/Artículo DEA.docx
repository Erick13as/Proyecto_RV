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xmlns:wp14="http://schemas.microsoft.com/office/word/2010/wordml" w:rsidR="001674DE" w:rsidRDefault="00910045" w14:paraId="7EC7F284" wp14:textId="77777777">
      <w:pPr>
        <w:pBdr>
          <w:top w:val="none" w:color="auto" w:sz="0" w:space="0"/>
          <w:left w:val="none" w:color="auto" w:sz="0" w:space="0"/>
          <w:bottom w:val="none" w:color="auto" w:sz="0" w:space="0"/>
          <w:right w:val="none" w:color="auto" w:sz="0" w:space="0"/>
          <w:between w:val="none" w:color="auto" w:sz="0" w:space="0"/>
        </w:pBdr>
        <w:shd w:val="clear" w:color="auto" w:fill="auto"/>
        <w:spacing w:line="240" w:lineRule="auto"/>
        <w:rPr>
          <w:b/>
          <w:color w:val="000000"/>
          <w:sz w:val="22"/>
          <w:szCs w:val="22"/>
        </w:rPr>
      </w:pPr>
      <w:r>
        <w:rPr>
          <w:noProof/>
        </w:rPr>
        <w:drawing>
          <wp:anchor xmlns:wp14="http://schemas.microsoft.com/office/word/2010/wordprocessingDrawing" distT="114300" distB="114300" distL="114300" distR="114300" simplePos="0" relativeHeight="251658240" behindDoc="0" locked="0" layoutInCell="1" hidden="0" allowOverlap="1" wp14:anchorId="6D2AF62C" wp14:editId="7777777">
            <wp:simplePos x="0" y="0"/>
            <wp:positionH relativeFrom="column">
              <wp:posOffset>-1424</wp:posOffset>
            </wp:positionH>
            <wp:positionV relativeFrom="paragraph">
              <wp:posOffset>371475</wp:posOffset>
            </wp:positionV>
            <wp:extent cx="5731200" cy="3221969"/>
            <wp:effectExtent l="0" t="0" r="0" b="0"/>
            <wp:wrapTopAndBottom distT="114300" distB="1143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1200" cy="3221969"/>
                    </a:xfrm>
                    <a:prstGeom prst="rect">
                      <a:avLst/>
                    </a:prstGeom>
                    <a:ln/>
                  </pic:spPr>
                </pic:pic>
              </a:graphicData>
            </a:graphic>
          </wp:anchor>
        </w:drawing>
      </w:r>
    </w:p>
    <w:p xmlns:wp14="http://schemas.microsoft.com/office/word/2010/wordml" w:rsidR="001674DE" w:rsidRDefault="00910045" w14:paraId="1FC09FB5" wp14:textId="77777777">
      <w:pPr>
        <w:pBdr>
          <w:top w:val="none" w:color="auto" w:sz="0" w:space="0"/>
          <w:left w:val="none" w:color="auto" w:sz="0" w:space="0"/>
          <w:bottom w:val="none" w:color="auto" w:sz="0" w:space="0"/>
          <w:right w:val="none" w:color="auto" w:sz="0" w:space="0"/>
          <w:between w:val="none" w:color="auto" w:sz="0" w:space="0"/>
        </w:pBdr>
        <w:shd w:val="clear" w:color="auto" w:fill="auto"/>
        <w:spacing w:before="320" w:line="240" w:lineRule="auto"/>
        <w:rPr>
          <w:b/>
          <w:color w:val="000000"/>
          <w:sz w:val="38"/>
          <w:szCs w:val="38"/>
        </w:rPr>
      </w:pPr>
      <w:r>
        <w:rPr>
          <w:b/>
          <w:color w:val="000000"/>
          <w:sz w:val="38"/>
          <w:szCs w:val="38"/>
        </w:rPr>
        <w:t>Efecto del conocimiento previo en la Percepción de Usabilidad de una Experiencia de Aprendizaje en Realidad Virtual</w:t>
      </w:r>
    </w:p>
    <w:p xmlns:wp14="http://schemas.microsoft.com/office/word/2010/wordml" w:rsidR="001674DE" w:rsidP="190A456A" w:rsidRDefault="00910045" w14:paraId="111A1745" wp14:textId="77777777">
      <w:pPr>
        <w:pBdr>
          <w:top w:val="none" w:color="FF000000" w:sz="0" w:space="0"/>
          <w:left w:val="none" w:color="FF000000" w:sz="0" w:space="0"/>
          <w:bottom w:val="none" w:color="FF000000" w:sz="0" w:space="0"/>
          <w:right w:val="none" w:color="FF000000" w:sz="0" w:space="0"/>
          <w:between w:val="none" w:color="FF000000" w:sz="0" w:space="0"/>
        </w:pBdr>
        <w:shd w:val="clear" w:color="auto" w:fill="auto"/>
        <w:spacing w:before="320" w:line="240" w:lineRule="auto"/>
        <w:rPr>
          <w:i w:val="1"/>
          <w:iCs w:val="1"/>
          <w:color w:val="6AA84F"/>
          <w:sz w:val="28"/>
          <w:szCs w:val="28"/>
          <w:lang w:val="es-ES"/>
        </w:rPr>
      </w:pPr>
      <w:r w:rsidRPr="190A456A" w:rsidR="00910045">
        <w:rPr>
          <w:i w:val="1"/>
          <w:iCs w:val="1"/>
          <w:color w:val="6AA84F"/>
          <w:sz w:val="28"/>
          <w:szCs w:val="28"/>
          <w:lang w:val="es-ES"/>
        </w:rPr>
        <w:t>Effect</w:t>
      </w:r>
      <w:r w:rsidRPr="190A456A" w:rsidR="00910045">
        <w:rPr>
          <w:i w:val="1"/>
          <w:iCs w:val="1"/>
          <w:color w:val="6AA84F"/>
          <w:sz w:val="28"/>
          <w:szCs w:val="28"/>
          <w:lang w:val="es-ES"/>
        </w:rPr>
        <w:t xml:space="preserve"> </w:t>
      </w:r>
      <w:r w:rsidRPr="190A456A" w:rsidR="00910045">
        <w:rPr>
          <w:i w:val="1"/>
          <w:iCs w:val="1"/>
          <w:color w:val="6AA84F"/>
          <w:sz w:val="28"/>
          <w:szCs w:val="28"/>
          <w:lang w:val="es-ES"/>
        </w:rPr>
        <w:t>of</w:t>
      </w:r>
      <w:r w:rsidRPr="190A456A" w:rsidR="00910045">
        <w:rPr>
          <w:i w:val="1"/>
          <w:iCs w:val="1"/>
          <w:color w:val="6AA84F"/>
          <w:sz w:val="28"/>
          <w:szCs w:val="28"/>
          <w:lang w:val="es-ES"/>
        </w:rPr>
        <w:t xml:space="preserve"> prior </w:t>
      </w:r>
      <w:r w:rsidRPr="190A456A" w:rsidR="00910045">
        <w:rPr>
          <w:i w:val="1"/>
          <w:iCs w:val="1"/>
          <w:color w:val="6AA84F"/>
          <w:sz w:val="28"/>
          <w:szCs w:val="28"/>
          <w:lang w:val="es-ES"/>
        </w:rPr>
        <w:t>knowledge</w:t>
      </w:r>
      <w:r w:rsidRPr="190A456A" w:rsidR="00910045">
        <w:rPr>
          <w:i w:val="1"/>
          <w:iCs w:val="1"/>
          <w:color w:val="6AA84F"/>
          <w:sz w:val="28"/>
          <w:szCs w:val="28"/>
          <w:lang w:val="es-ES"/>
        </w:rPr>
        <w:t xml:space="preserve"> </w:t>
      </w:r>
      <w:r w:rsidRPr="190A456A" w:rsidR="00910045">
        <w:rPr>
          <w:i w:val="1"/>
          <w:iCs w:val="1"/>
          <w:color w:val="6AA84F"/>
          <w:sz w:val="28"/>
          <w:szCs w:val="28"/>
          <w:lang w:val="es-ES"/>
        </w:rPr>
        <w:t>on</w:t>
      </w:r>
      <w:r w:rsidRPr="190A456A" w:rsidR="00910045">
        <w:rPr>
          <w:i w:val="1"/>
          <w:iCs w:val="1"/>
          <w:color w:val="6AA84F"/>
          <w:sz w:val="28"/>
          <w:szCs w:val="28"/>
          <w:lang w:val="es-ES"/>
        </w:rPr>
        <w:t xml:space="preserve"> </w:t>
      </w:r>
      <w:r w:rsidRPr="190A456A" w:rsidR="00910045">
        <w:rPr>
          <w:i w:val="1"/>
          <w:iCs w:val="1"/>
          <w:color w:val="6AA84F"/>
          <w:sz w:val="28"/>
          <w:szCs w:val="28"/>
          <w:lang w:val="es-ES"/>
        </w:rPr>
        <w:t>Perceived</w:t>
      </w:r>
      <w:r w:rsidRPr="190A456A" w:rsidR="00910045">
        <w:rPr>
          <w:i w:val="1"/>
          <w:iCs w:val="1"/>
          <w:color w:val="6AA84F"/>
          <w:sz w:val="28"/>
          <w:szCs w:val="28"/>
          <w:lang w:val="es-ES"/>
        </w:rPr>
        <w:t xml:space="preserve"> </w:t>
      </w:r>
      <w:r w:rsidRPr="190A456A" w:rsidR="00910045">
        <w:rPr>
          <w:i w:val="1"/>
          <w:iCs w:val="1"/>
          <w:color w:val="6AA84F"/>
          <w:sz w:val="28"/>
          <w:szCs w:val="28"/>
          <w:lang w:val="es-ES"/>
        </w:rPr>
        <w:t>Usability</w:t>
      </w:r>
      <w:r w:rsidRPr="190A456A" w:rsidR="00910045">
        <w:rPr>
          <w:i w:val="1"/>
          <w:iCs w:val="1"/>
          <w:color w:val="6AA84F"/>
          <w:sz w:val="28"/>
          <w:szCs w:val="28"/>
          <w:lang w:val="es-ES"/>
        </w:rPr>
        <w:t xml:space="preserve"> in a Virtual </w:t>
      </w:r>
      <w:r w:rsidRPr="190A456A" w:rsidR="00910045">
        <w:rPr>
          <w:i w:val="1"/>
          <w:iCs w:val="1"/>
          <w:color w:val="6AA84F"/>
          <w:sz w:val="28"/>
          <w:szCs w:val="28"/>
          <w:lang w:val="es-ES"/>
        </w:rPr>
        <w:t>Reality</w:t>
      </w:r>
      <w:r w:rsidRPr="190A456A" w:rsidR="00910045">
        <w:rPr>
          <w:i w:val="1"/>
          <w:iCs w:val="1"/>
          <w:color w:val="6AA84F"/>
          <w:sz w:val="28"/>
          <w:szCs w:val="28"/>
          <w:lang w:val="es-ES"/>
        </w:rPr>
        <w:t xml:space="preserve"> </w:t>
      </w:r>
      <w:r w:rsidRPr="190A456A" w:rsidR="00910045">
        <w:rPr>
          <w:i w:val="1"/>
          <w:iCs w:val="1"/>
          <w:color w:val="6AA84F"/>
          <w:sz w:val="28"/>
          <w:szCs w:val="28"/>
          <w:lang w:val="es-ES"/>
        </w:rPr>
        <w:t>Learning</w:t>
      </w:r>
      <w:r w:rsidRPr="190A456A" w:rsidR="00910045">
        <w:rPr>
          <w:i w:val="1"/>
          <w:iCs w:val="1"/>
          <w:color w:val="6AA84F"/>
          <w:sz w:val="28"/>
          <w:szCs w:val="28"/>
          <w:lang w:val="es-ES"/>
        </w:rPr>
        <w:t xml:space="preserve"> </w:t>
      </w:r>
      <w:r w:rsidRPr="190A456A" w:rsidR="00910045">
        <w:rPr>
          <w:i w:val="1"/>
          <w:iCs w:val="1"/>
          <w:color w:val="6AA84F"/>
          <w:sz w:val="28"/>
          <w:szCs w:val="28"/>
          <w:lang w:val="es-ES"/>
        </w:rPr>
        <w:t>Experience</w:t>
      </w:r>
    </w:p>
    <w:p xmlns:wp14="http://schemas.microsoft.com/office/word/2010/wordml" w:rsidR="001674DE" w:rsidRDefault="001674DE" w14:paraId="672A6659" wp14:textId="77777777">
      <w:pPr>
        <w:pBdr>
          <w:top w:val="none" w:color="auto" w:sz="0" w:space="0"/>
          <w:left w:val="none" w:color="auto" w:sz="0" w:space="0"/>
          <w:bottom w:val="none" w:color="auto" w:sz="0" w:space="0"/>
          <w:right w:val="none" w:color="auto" w:sz="0" w:space="0"/>
          <w:between w:val="none" w:color="auto" w:sz="0" w:space="0"/>
        </w:pBdr>
        <w:shd w:val="clear" w:color="auto" w:fill="auto"/>
        <w:spacing w:line="240" w:lineRule="auto"/>
        <w:rPr>
          <w:b/>
          <w:color w:val="000000"/>
        </w:rPr>
      </w:pPr>
    </w:p>
    <w:p xmlns:wp14="http://schemas.microsoft.com/office/word/2010/wordml" w:rsidR="001674DE" w:rsidP="190A456A" w:rsidRDefault="00910045" w14:paraId="6A9BCBDC" wp14:textId="77777777">
      <w:pPr>
        <w:pBdr>
          <w:top w:val="none" w:color="FF000000" w:sz="0" w:space="0"/>
          <w:left w:val="none" w:color="FF000000" w:sz="0" w:space="0"/>
          <w:bottom w:val="none" w:color="FF000000" w:sz="0" w:space="0"/>
          <w:right w:val="none" w:color="FF000000" w:sz="0" w:space="0"/>
          <w:between w:val="none" w:color="FF000000" w:sz="0" w:space="0"/>
        </w:pBdr>
        <w:shd w:val="clear" w:color="auto" w:fill="auto"/>
        <w:spacing w:line="240" w:lineRule="auto"/>
        <w:rPr>
          <w:b w:val="1"/>
          <w:bCs w:val="1"/>
          <w:color w:val="FF0000"/>
          <w:lang w:val="es-ES"/>
        </w:rPr>
      </w:pPr>
      <w:r w:rsidRPr="190A456A" w:rsidR="00910045">
        <w:rPr>
          <w:b w:val="1"/>
          <w:bCs w:val="1"/>
          <w:color w:val="000000" w:themeColor="text1" w:themeTint="FF" w:themeShade="FF"/>
          <w:lang w:val="es-ES"/>
        </w:rPr>
        <w:t xml:space="preserve">1-Emilio Mora Quintanilla. </w:t>
      </w:r>
      <w:r w:rsidRPr="190A456A" w:rsidR="00910045">
        <w:rPr>
          <w:color w:val="000000" w:themeColor="text1" w:themeTint="FF" w:themeShade="FF"/>
          <w:lang w:val="es-ES"/>
        </w:rPr>
        <w:t>Estudiante de Licenciatura en Ingeniería en Diseño Industrial. Instituto Tecnológico de Costa Rica, Cartago, Costa Rica.</w:t>
      </w:r>
      <w:r>
        <w:br/>
      </w:r>
      <w:r w:rsidRPr="190A456A" w:rsidR="00910045">
        <w:rPr>
          <w:color w:val="000000" w:themeColor="text1" w:themeTint="FF" w:themeShade="FF"/>
          <w:lang w:val="es-ES"/>
        </w:rPr>
        <w:t xml:space="preserve"> Correo: </w:t>
      </w:r>
      <w:r w:rsidRPr="190A456A" w:rsidR="00910045">
        <w:rPr>
          <w:color w:val="000000" w:themeColor="text1" w:themeTint="FF" w:themeShade="FF"/>
          <w:lang w:val="es-ES"/>
        </w:rPr>
        <w:t>moraq.emilio@gmail.com  ORCID</w:t>
      </w:r>
      <w:r w:rsidRPr="190A456A" w:rsidR="00910045">
        <w:rPr>
          <w:color w:val="000000" w:themeColor="text1" w:themeTint="FF" w:themeShade="FF"/>
          <w:lang w:val="es-ES"/>
        </w:rPr>
        <w:t xml:space="preserve">: </w:t>
      </w:r>
      <w:hyperlink r:id="Rc390425665034050">
        <w:r w:rsidRPr="190A456A" w:rsidR="00910045">
          <w:rPr>
            <w:color w:val="1155CC"/>
            <w:u w:val="single"/>
            <w:lang w:val="es-ES"/>
          </w:rPr>
          <w:t>https://orcid.org/0009-0002-2961-9918</w:t>
        </w:r>
      </w:hyperlink>
    </w:p>
    <w:p xmlns:wp14="http://schemas.microsoft.com/office/word/2010/wordml" w:rsidR="001674DE" w:rsidP="190A456A" w:rsidRDefault="00910045" w14:paraId="1E4D141C" wp14:textId="77777777">
      <w:pPr>
        <w:pBdr>
          <w:top w:val="none" w:color="FF000000" w:sz="0" w:space="0"/>
          <w:left w:val="none" w:color="FF000000" w:sz="0" w:space="0"/>
          <w:bottom w:val="none" w:color="FF000000" w:sz="0" w:space="0"/>
          <w:right w:val="none" w:color="FF000000" w:sz="0" w:space="0"/>
          <w:between w:val="none" w:color="FF000000" w:sz="0" w:space="0"/>
        </w:pBdr>
        <w:shd w:val="clear" w:color="auto" w:fill="auto"/>
        <w:spacing w:line="240" w:lineRule="auto"/>
        <w:rPr>
          <w:color w:val="000000"/>
          <w:lang w:val="es-ES"/>
        </w:rPr>
      </w:pPr>
      <w:r w:rsidRPr="190A456A" w:rsidR="00910045">
        <w:rPr>
          <w:b w:val="1"/>
          <w:bCs w:val="1"/>
          <w:color w:val="000000" w:themeColor="text1" w:themeTint="FF" w:themeShade="FF"/>
          <w:lang w:val="es-ES"/>
        </w:rPr>
        <w:t xml:space="preserve">2-Valeria Barrantes Ruiz. </w:t>
      </w:r>
      <w:r w:rsidRPr="190A456A" w:rsidR="00910045">
        <w:rPr>
          <w:color w:val="000000" w:themeColor="text1" w:themeTint="FF" w:themeShade="FF"/>
          <w:lang w:val="es-ES"/>
        </w:rPr>
        <w:t>Estudiante de Licenciatura en Ingeniería en Diseño Industrial. Instituto Tecnológico de Costa Rica, Cartago, Costa Rica.</w:t>
      </w:r>
      <w:r>
        <w:br/>
      </w:r>
      <w:r w:rsidRPr="190A456A" w:rsidR="00910045">
        <w:rPr>
          <w:color w:val="000000" w:themeColor="text1" w:themeTint="FF" w:themeShade="FF"/>
          <w:lang w:val="es-ES"/>
        </w:rPr>
        <w:t xml:space="preserve"> Correo: </w:t>
      </w:r>
      <w:r w:rsidRPr="190A456A" w:rsidR="00910045">
        <w:rPr>
          <w:color w:val="000000" w:themeColor="text1" w:themeTint="FF" w:themeShade="FF"/>
          <w:lang w:val="es-ES"/>
        </w:rPr>
        <w:t>vale.mbarrantes@estudiantec.cr  ORCID</w:t>
      </w:r>
      <w:r w:rsidRPr="190A456A" w:rsidR="00910045">
        <w:rPr>
          <w:color w:val="000000" w:themeColor="text1" w:themeTint="FF" w:themeShade="FF"/>
          <w:lang w:val="es-ES"/>
        </w:rPr>
        <w:t xml:space="preserve">: </w:t>
      </w:r>
      <w:hyperlink r:id="R41f87f3098a54143">
        <w:r w:rsidRPr="190A456A" w:rsidR="00910045">
          <w:rPr>
            <w:color w:val="1155CC"/>
            <w:u w:val="single"/>
            <w:lang w:val="es-ES"/>
          </w:rPr>
          <w:t>https://orcid.org/0009-0008-7920-1548</w:t>
        </w:r>
      </w:hyperlink>
      <w:r w:rsidRPr="190A456A" w:rsidR="00910045">
        <w:rPr>
          <w:color w:val="000000" w:themeColor="text1" w:themeTint="FF" w:themeShade="FF"/>
          <w:lang w:val="es-ES"/>
        </w:rPr>
        <w:t xml:space="preserve"> </w:t>
      </w:r>
    </w:p>
    <w:p xmlns:wp14="http://schemas.microsoft.com/office/word/2010/wordml" w:rsidR="001674DE" w:rsidRDefault="001674DE" w14:paraId="0A37501D" wp14:textId="77777777">
      <w:pPr>
        <w:pBdr>
          <w:top w:val="none" w:color="auto" w:sz="0" w:space="0"/>
          <w:left w:val="none" w:color="auto" w:sz="0" w:space="0"/>
          <w:bottom w:val="none" w:color="auto" w:sz="0" w:space="0"/>
          <w:right w:val="none" w:color="auto" w:sz="0" w:space="0"/>
          <w:between w:val="none" w:color="auto" w:sz="0" w:space="0"/>
        </w:pBdr>
        <w:shd w:val="clear" w:color="auto" w:fill="auto"/>
        <w:spacing w:line="240" w:lineRule="auto"/>
        <w:rPr>
          <w:color w:val="000000"/>
        </w:rPr>
      </w:pPr>
    </w:p>
    <w:p xmlns:wp14="http://schemas.microsoft.com/office/word/2010/wordml" w:rsidR="001674DE" w:rsidRDefault="00910045" w14:paraId="5DAB6C7B" wp14:textId="77777777">
      <w:pPr>
        <w:pStyle w:val="Heading1"/>
        <w:keepNext w:val="0"/>
        <w:keepLines w:val="0"/>
      </w:pPr>
      <w:bookmarkStart w:name="_pb1xrn98i5ba" w:colFirst="0" w:colLast="0" w:id="0"/>
      <w:bookmarkEnd w:id="0"/>
      <w:r>
        <w:br w:type="page"/>
      </w:r>
    </w:p>
    <w:p xmlns:wp14="http://schemas.microsoft.com/office/word/2010/wordml" w:rsidR="001674DE" w:rsidRDefault="00910045" w14:paraId="6D2BACD1" wp14:textId="77777777">
      <w:pPr>
        <w:pStyle w:val="Heading1"/>
        <w:keepNext w:val="0"/>
        <w:keepLines w:val="0"/>
        <w:spacing w:after="0"/>
      </w:pPr>
      <w:bookmarkStart w:name="_qn2f7lqukti0" w:colFirst="0" w:colLast="0" w:id="1"/>
      <w:bookmarkEnd w:id="1"/>
      <w:r>
        <w:t>Resumen</w:t>
      </w:r>
    </w:p>
    <w:p xmlns:wp14="http://schemas.microsoft.com/office/word/2010/wordml" w:rsidR="001674DE" w:rsidP="5B466128" w:rsidRDefault="00910045" w14:paraId="0E830758" wp14:textId="0DB2BBD1">
      <w:pPr>
        <w:spacing w:before="0"/>
        <w:rPr>
          <w:lang w:val="es-ES"/>
        </w:rPr>
      </w:pPr>
      <w:r w:rsidRPr="5B466128" w:rsidR="00910045">
        <w:rPr>
          <w:lang w:val="es-ES"/>
        </w:rPr>
        <w:t xml:space="preserve">El presente estudio </w:t>
      </w:r>
      <w:del w:author="Yoselyn Walsh Zúñiga" w:date="2024-06-17T17:19:15.478Z" w:id="1703147838">
        <w:r w:rsidRPr="5B466128" w:rsidDel="00910045">
          <w:rPr>
            <w:lang w:val="es-ES"/>
          </w:rPr>
          <w:delText xml:space="preserve">indaga en la </w:delText>
        </w:r>
      </w:del>
      <w:commentRangeStart w:id="1471566476"/>
      <w:commentRangeStart w:id="143498646"/>
      <w:del w:author="Yoselyn Walsh Zúñiga" w:date="2024-06-17T17:19:15.478Z" w:id="1538648273">
        <w:r w:rsidRPr="5B466128" w:rsidDel="00910045">
          <w:rPr>
            <w:lang w:val="es-ES"/>
          </w:rPr>
          <w:delText>correlación</w:delText>
        </w:r>
      </w:del>
      <w:r w:rsidRPr="5B466128" w:rsidR="0F6C5476">
        <w:rPr>
          <w:lang w:val="es-ES"/>
        </w:rPr>
        <w:t>evalúa una</w:t>
      </w:r>
      <w:commentRangeEnd w:id="1471566476"/>
      <w:r>
        <w:rPr>
          <w:rStyle w:val="CommentReference"/>
        </w:rPr>
        <w:commentReference w:id="1471566476"/>
      </w:r>
      <w:commentRangeEnd w:id="143498646"/>
      <w:r>
        <w:rPr>
          <w:rStyle w:val="CommentReference"/>
        </w:rPr>
        <w:commentReference w:id="143498646"/>
      </w:r>
      <w:r w:rsidRPr="5B466128" w:rsidR="00910045">
        <w:rPr>
          <w:lang w:val="es-ES"/>
        </w:rPr>
        <w:t xml:space="preserve"> experiencia</w:t>
      </w:r>
      <w:ins w:author="Yoselyn Walsh Zúñiga" w:date="2024-06-17T17:23:04.312Z" w:id="1171863007">
        <w:r w:rsidRPr="5B466128" w:rsidR="63034611">
          <w:rPr>
            <w:lang w:val="es-ES"/>
          </w:rPr>
          <w:t xml:space="preserve"> de cocina</w:t>
        </w:r>
      </w:ins>
      <w:r w:rsidRPr="5B466128" w:rsidR="00910045">
        <w:rPr>
          <w:lang w:val="es-ES"/>
        </w:rPr>
        <w:t xml:space="preserve"> </w:t>
      </w:r>
      <w:r w:rsidRPr="5B466128" w:rsidR="0A112D12">
        <w:rPr>
          <w:lang w:val="es-ES"/>
        </w:rPr>
        <w:t xml:space="preserve">en realidad </w:t>
      </w:r>
      <w:del w:author="Yoselyn Walsh Zúñiga" w:date="2024-06-17T17:22:51.736Z" w:id="1407421374">
        <w:r w:rsidRPr="5B466128" w:rsidDel="0A112D12">
          <w:rPr>
            <w:lang w:val="es-ES"/>
          </w:rPr>
          <w:delText>v</w:delText>
        </w:r>
        <w:r w:rsidRPr="5B466128" w:rsidDel="00910045">
          <w:rPr>
            <w:lang w:val="es-ES"/>
          </w:rPr>
          <w:delText>previa</w:delText>
        </w:r>
      </w:del>
      <w:ins w:author="Yoselyn Walsh Zúñiga" w:date="2024-06-17T17:22:54.311Z" w:id="1235703833">
        <w:r w:rsidRPr="5B466128" w:rsidR="51BFEBC8">
          <w:rPr>
            <w:lang w:val="es-ES"/>
          </w:rPr>
          <w:t xml:space="preserve">virtual con </w:t>
        </w:r>
      </w:ins>
      <w:ins w:author="Yoselyn Walsh Zúñiga" w:date="2024-06-17T17:23:25.979Z" w:id="1344600035">
        <w:r w:rsidRPr="5B466128" w:rsidR="5505B7FC">
          <w:rPr>
            <w:lang w:val="es-ES"/>
          </w:rPr>
          <w:t xml:space="preserve">el conocimiento y uso previo de aplicaciones en </w:t>
        </w:r>
      </w:ins>
      <w:del w:author="Yoselyn Walsh Zúñiga" w:date="2024-06-17T17:23:12.218Z" w:id="1746784279">
        <w:r w:rsidRPr="5B466128" w:rsidDel="00910045">
          <w:rPr>
            <w:lang w:val="es-ES"/>
          </w:rPr>
          <w:delText xml:space="preserve"> del usuario con la </w:delText>
        </w:r>
      </w:del>
      <w:r w:rsidRPr="5B466128" w:rsidR="00910045">
        <w:rPr>
          <w:lang w:val="es-ES"/>
        </w:rPr>
        <w:t>Realidad Virtual (VR), la experiencia previa en cocina y la Usabilidad Percibida en una herramienta educativa de VR diseñada para enseñar la preparación de una quesadilla. La herramienta fue evaluada por 11 participantes con diversos niveles de experiencia en VR y cocina, utilizando el cuestionario</w:t>
      </w:r>
      <w:r w:rsidRPr="5B466128" w:rsidR="00910045">
        <w:rPr>
          <w:lang w:val="es-ES"/>
        </w:rPr>
        <w:t xml:space="preserve"> </w:t>
      </w:r>
      <w:r w:rsidRPr="5B466128" w:rsidR="00910045">
        <w:rPr>
          <w:lang w:val="es-ES"/>
        </w:rPr>
        <w:t>Syste</w:t>
      </w:r>
      <w:r w:rsidRPr="5B466128" w:rsidR="00910045">
        <w:rPr>
          <w:lang w:val="es-ES"/>
        </w:rPr>
        <w:t>m</w:t>
      </w:r>
      <w:r w:rsidRPr="5B466128" w:rsidR="00910045">
        <w:rPr>
          <w:lang w:val="es-ES"/>
        </w:rPr>
        <w:t xml:space="preserve"> </w:t>
      </w:r>
      <w:r w:rsidRPr="5B466128" w:rsidR="00910045">
        <w:rPr>
          <w:lang w:val="es-ES"/>
        </w:rPr>
        <w:t>Usabilit</w:t>
      </w:r>
      <w:r w:rsidRPr="5B466128" w:rsidR="00910045">
        <w:rPr>
          <w:lang w:val="es-ES"/>
        </w:rPr>
        <w:t>y</w:t>
      </w:r>
      <w:r w:rsidRPr="5B466128" w:rsidR="00910045">
        <w:rPr>
          <w:lang w:val="es-ES"/>
        </w:rPr>
        <w:t xml:space="preserve"> </w:t>
      </w:r>
      <w:r w:rsidRPr="5B466128" w:rsidR="00910045">
        <w:rPr>
          <w:lang w:val="es-ES"/>
        </w:rPr>
        <w:t>Scal</w:t>
      </w:r>
      <w:r w:rsidRPr="5B466128" w:rsidR="00910045">
        <w:rPr>
          <w:lang w:val="es-ES"/>
        </w:rPr>
        <w:t>e</w:t>
      </w:r>
      <w:r w:rsidRPr="5B466128" w:rsidR="00910045">
        <w:rPr>
          <w:lang w:val="es-ES"/>
        </w:rPr>
        <w:t xml:space="preserve"> (SUS). Los resultados indican que la familiaridad previa con VR mejora la percepción de usabilida</w:t>
      </w:r>
      <w:r w:rsidRPr="5B466128" w:rsidR="00910045">
        <w:rPr>
          <w:lang w:val="es-ES"/>
        </w:rPr>
        <w:t xml:space="preserve">d, mientras que </w:t>
      </w:r>
      <w:del w:author="Yoselyn Walsh Zúñiga" w:date="2024-06-17T17:23:51.988Z" w:id="1675290022">
        <w:r w:rsidRPr="5B466128" w:rsidDel="00910045">
          <w:rPr>
            <w:lang w:val="es-ES"/>
          </w:rPr>
          <w:delText xml:space="preserve">el conocimiento previo en cocina no muestra una relación </w:delText>
        </w:r>
        <w:r w:rsidRPr="5B466128" w:rsidDel="00910045">
          <w:rPr>
            <w:lang w:val="es-ES"/>
          </w:rPr>
          <w:delText>significativa</w:delText>
        </w:r>
      </w:del>
      <w:ins w:author="Yoselyn Walsh Zúñiga" w:date="2024-06-17T17:23:59.723Z" w:id="2141557541">
        <w:r w:rsidRPr="5B466128" w:rsidR="1242E786">
          <w:rPr>
            <w:lang w:val="es-ES"/>
          </w:rPr>
          <w:t>los</w:t>
        </w:r>
        <w:r w:rsidRPr="5B466128" w:rsidR="1242E786">
          <w:rPr>
            <w:lang w:val="es-ES"/>
          </w:rPr>
          <w:t xml:space="preserve"> usuarios no consideraron que la experiencia en cocina </w:t>
        </w:r>
      </w:ins>
      <w:ins w:author="Yoselyn Walsh Zúñiga" w:date="2024-06-17T17:24:14.982Z" w:id="573121795">
        <w:r w:rsidRPr="5B466128" w:rsidR="1242E786">
          <w:rPr>
            <w:lang w:val="es-ES"/>
          </w:rPr>
          <w:t>afectó su desempeño en el diseño propuesto</w:t>
        </w:r>
      </w:ins>
      <w:r w:rsidRPr="5B466128" w:rsidR="00910045">
        <w:rPr>
          <w:lang w:val="es-ES"/>
        </w:rPr>
        <w:t>. Estos hallazgos sugieren que la inclusión de tutoriales detallados para familiarizar a principiantes en VR con la tecnología es crucial para mejorar la usabilidad de herramientas educativas inmersivas, independientemente del conocimiento previo del contenido específico.</w:t>
      </w:r>
    </w:p>
    <w:p xmlns:wp14="http://schemas.microsoft.com/office/word/2010/wordml" w:rsidR="001674DE" w:rsidRDefault="00910045" w14:paraId="333E0EFD" wp14:textId="77777777">
      <w:pPr>
        <w:spacing w:after="0"/>
      </w:pPr>
      <w:r>
        <w:rPr>
          <w:b/>
        </w:rPr>
        <w:t>Palabras Clave:</w:t>
      </w:r>
      <w:r>
        <w:t xml:space="preserve"> </w:t>
      </w:r>
      <w:r>
        <w:t>Experiencia de aprendizaje en Realidad Virtual; Evaluación de Usabilidad; Diseño de Experiencias de Aprendizaje; Conocimiento previo; Aprendizaje de habilidades prácticas.</w:t>
      </w:r>
    </w:p>
    <w:p xmlns:wp14="http://schemas.microsoft.com/office/word/2010/wordml" w:rsidR="001674DE" w:rsidP="190A456A" w:rsidRDefault="00910045" w14:paraId="7CBFD60A" wp14:textId="77777777">
      <w:pPr>
        <w:pStyle w:val="Heading1"/>
        <w:keepNext w:val="0"/>
        <w:keepLines w:val="0"/>
        <w:spacing w:after="0"/>
        <w:rPr>
          <w:lang w:val="es-ES"/>
        </w:rPr>
      </w:pPr>
      <w:bookmarkStart w:name="_s2acbmk8rze9" w:id="2"/>
      <w:bookmarkEnd w:id="2"/>
      <w:r w:rsidRPr="190A456A" w:rsidR="00910045">
        <w:rPr>
          <w:lang w:val="es-ES"/>
        </w:rPr>
        <w:t>Abstract</w:t>
      </w:r>
    </w:p>
    <w:p xmlns:wp14="http://schemas.microsoft.com/office/word/2010/wordml" w:rsidR="001674DE" w:rsidRDefault="00910045" w14:paraId="3A79FD2A" wp14:textId="77777777">
      <w:pPr>
        <w:keepLines w:val="1"/>
        <w:widowControl w:val="0"/>
        <w:spacing w:before="0" w:after="0"/>
      </w:pPr>
      <w:r w:rsidRPr="190A456A" w:rsidR="00910045">
        <w:rPr>
          <w:lang w:val="es-ES"/>
        </w:rPr>
        <w:t>This</w:t>
      </w:r>
      <w:r w:rsidRPr="190A456A" w:rsidR="00910045">
        <w:rPr>
          <w:lang w:val="es-ES"/>
        </w:rPr>
        <w:t xml:space="preserve"> </w:t>
      </w:r>
      <w:r w:rsidRPr="190A456A" w:rsidR="00910045">
        <w:rPr>
          <w:lang w:val="es-ES"/>
        </w:rPr>
        <w:t>study</w:t>
      </w:r>
      <w:r w:rsidRPr="190A456A" w:rsidR="00910045">
        <w:rPr>
          <w:lang w:val="es-ES"/>
        </w:rPr>
        <w:t xml:space="preserve"> </w:t>
      </w:r>
      <w:r w:rsidRPr="190A456A" w:rsidR="00910045">
        <w:rPr>
          <w:lang w:val="es-ES"/>
        </w:rPr>
        <w:t>looks</w:t>
      </w:r>
      <w:r w:rsidRPr="190A456A" w:rsidR="00910045">
        <w:rPr>
          <w:lang w:val="es-ES"/>
        </w:rPr>
        <w:t xml:space="preserve"> </w:t>
      </w:r>
      <w:r w:rsidRPr="190A456A" w:rsidR="00910045">
        <w:rPr>
          <w:lang w:val="es-ES"/>
        </w:rPr>
        <w:t>into</w:t>
      </w:r>
      <w:r w:rsidRPr="190A456A" w:rsidR="00910045">
        <w:rPr>
          <w:lang w:val="es-ES"/>
        </w:rPr>
        <w:t xml:space="preserve"> </w:t>
      </w:r>
      <w:r w:rsidRPr="190A456A" w:rsidR="00910045">
        <w:rPr>
          <w:lang w:val="es-ES"/>
        </w:rPr>
        <w:t>the</w:t>
      </w:r>
      <w:r w:rsidRPr="190A456A" w:rsidR="00910045">
        <w:rPr>
          <w:lang w:val="es-ES"/>
        </w:rPr>
        <w:t xml:space="preserve"> </w:t>
      </w:r>
      <w:r w:rsidRPr="190A456A" w:rsidR="00910045">
        <w:rPr>
          <w:lang w:val="es-ES"/>
        </w:rPr>
        <w:t>correlation</w:t>
      </w:r>
      <w:r w:rsidRPr="190A456A" w:rsidR="00910045">
        <w:rPr>
          <w:lang w:val="es-ES"/>
        </w:rPr>
        <w:t xml:space="preserve"> </w:t>
      </w:r>
      <w:r w:rsidRPr="190A456A" w:rsidR="00910045">
        <w:rPr>
          <w:lang w:val="es-ES"/>
        </w:rPr>
        <w:t>between</w:t>
      </w:r>
      <w:r w:rsidRPr="190A456A" w:rsidR="00910045">
        <w:rPr>
          <w:lang w:val="es-ES"/>
        </w:rPr>
        <w:t xml:space="preserve"> </w:t>
      </w:r>
      <w:r w:rsidRPr="190A456A" w:rsidR="00910045">
        <w:rPr>
          <w:lang w:val="es-ES"/>
        </w:rPr>
        <w:t>users</w:t>
      </w:r>
      <w:r w:rsidRPr="190A456A" w:rsidR="00910045">
        <w:rPr>
          <w:lang w:val="es-ES"/>
        </w:rPr>
        <w:t xml:space="preserve">' prior </w:t>
      </w:r>
      <w:r w:rsidRPr="190A456A" w:rsidR="00910045">
        <w:rPr>
          <w:lang w:val="es-ES"/>
        </w:rPr>
        <w:t>experience</w:t>
      </w:r>
      <w:r w:rsidRPr="190A456A" w:rsidR="00910045">
        <w:rPr>
          <w:lang w:val="es-ES"/>
        </w:rPr>
        <w:t xml:space="preserve"> </w:t>
      </w:r>
      <w:r w:rsidRPr="190A456A" w:rsidR="00910045">
        <w:rPr>
          <w:lang w:val="es-ES"/>
        </w:rPr>
        <w:t>with</w:t>
      </w:r>
      <w:r w:rsidRPr="190A456A" w:rsidR="00910045">
        <w:rPr>
          <w:lang w:val="es-ES"/>
        </w:rPr>
        <w:t xml:space="preserve"> Virtual </w:t>
      </w:r>
      <w:r w:rsidRPr="190A456A" w:rsidR="00910045">
        <w:rPr>
          <w:lang w:val="es-ES"/>
        </w:rPr>
        <w:t>Reality</w:t>
      </w:r>
      <w:r w:rsidRPr="190A456A" w:rsidR="00910045">
        <w:rPr>
          <w:lang w:val="es-ES"/>
        </w:rPr>
        <w:t xml:space="preserve"> (VR), prior </w:t>
      </w:r>
      <w:r w:rsidRPr="190A456A" w:rsidR="00910045">
        <w:rPr>
          <w:lang w:val="es-ES"/>
        </w:rPr>
        <w:t>experience</w:t>
      </w:r>
      <w:r w:rsidRPr="190A456A" w:rsidR="00910045">
        <w:rPr>
          <w:lang w:val="es-ES"/>
        </w:rPr>
        <w:t xml:space="preserve"> in </w:t>
      </w:r>
      <w:r w:rsidRPr="190A456A" w:rsidR="00910045">
        <w:rPr>
          <w:lang w:val="es-ES"/>
        </w:rPr>
        <w:t>cooking</w:t>
      </w:r>
      <w:r w:rsidRPr="190A456A" w:rsidR="00910045">
        <w:rPr>
          <w:lang w:val="es-ES"/>
        </w:rPr>
        <w:t xml:space="preserve">, and </w:t>
      </w:r>
      <w:r w:rsidRPr="190A456A" w:rsidR="00910045">
        <w:rPr>
          <w:lang w:val="es-ES"/>
        </w:rPr>
        <w:t>the</w:t>
      </w:r>
      <w:r w:rsidRPr="190A456A" w:rsidR="00910045">
        <w:rPr>
          <w:lang w:val="es-ES"/>
        </w:rPr>
        <w:t xml:space="preserve"> </w:t>
      </w:r>
      <w:r w:rsidRPr="190A456A" w:rsidR="00910045">
        <w:rPr>
          <w:lang w:val="es-ES"/>
        </w:rPr>
        <w:t>Perceived</w:t>
      </w:r>
      <w:r w:rsidRPr="190A456A" w:rsidR="00910045">
        <w:rPr>
          <w:lang w:val="es-ES"/>
        </w:rPr>
        <w:t xml:space="preserve"> </w:t>
      </w:r>
      <w:r w:rsidRPr="190A456A" w:rsidR="00910045">
        <w:rPr>
          <w:lang w:val="es-ES"/>
        </w:rPr>
        <w:t>Usability</w:t>
      </w:r>
      <w:r w:rsidRPr="190A456A" w:rsidR="00910045">
        <w:rPr>
          <w:lang w:val="es-ES"/>
        </w:rPr>
        <w:t xml:space="preserve"> </w:t>
      </w:r>
      <w:r w:rsidRPr="190A456A" w:rsidR="00910045">
        <w:rPr>
          <w:lang w:val="es-ES"/>
        </w:rPr>
        <w:t>of</w:t>
      </w:r>
      <w:r w:rsidRPr="190A456A" w:rsidR="00910045">
        <w:rPr>
          <w:lang w:val="es-ES"/>
        </w:rPr>
        <w:t xml:space="preserve"> </w:t>
      </w:r>
      <w:r w:rsidRPr="190A456A" w:rsidR="00910045">
        <w:rPr>
          <w:lang w:val="es-ES"/>
        </w:rPr>
        <w:t>an</w:t>
      </w:r>
      <w:r w:rsidRPr="190A456A" w:rsidR="00910045">
        <w:rPr>
          <w:lang w:val="es-ES"/>
        </w:rPr>
        <w:t xml:space="preserve"> </w:t>
      </w:r>
      <w:r w:rsidRPr="190A456A" w:rsidR="00910045">
        <w:rPr>
          <w:lang w:val="es-ES"/>
        </w:rPr>
        <w:t>educational</w:t>
      </w:r>
      <w:r w:rsidRPr="190A456A" w:rsidR="00910045">
        <w:rPr>
          <w:lang w:val="es-ES"/>
        </w:rPr>
        <w:t xml:space="preserve"> VR </w:t>
      </w:r>
      <w:r w:rsidRPr="190A456A" w:rsidR="00910045">
        <w:rPr>
          <w:lang w:val="es-ES"/>
        </w:rPr>
        <w:t>tool</w:t>
      </w:r>
      <w:r w:rsidRPr="190A456A" w:rsidR="00910045">
        <w:rPr>
          <w:lang w:val="es-ES"/>
        </w:rPr>
        <w:t xml:space="preserve"> </w:t>
      </w:r>
      <w:r w:rsidRPr="190A456A" w:rsidR="00910045">
        <w:rPr>
          <w:lang w:val="es-ES"/>
        </w:rPr>
        <w:t>designed</w:t>
      </w:r>
      <w:r w:rsidRPr="190A456A" w:rsidR="00910045">
        <w:rPr>
          <w:lang w:val="es-ES"/>
        </w:rPr>
        <w:t xml:space="preserve"> </w:t>
      </w:r>
      <w:r w:rsidRPr="190A456A" w:rsidR="00910045">
        <w:rPr>
          <w:lang w:val="es-ES"/>
        </w:rPr>
        <w:t>to</w:t>
      </w:r>
      <w:r w:rsidRPr="190A456A" w:rsidR="00910045">
        <w:rPr>
          <w:lang w:val="es-ES"/>
        </w:rPr>
        <w:t xml:space="preserve"> </w:t>
      </w:r>
      <w:r w:rsidRPr="190A456A" w:rsidR="00910045">
        <w:rPr>
          <w:lang w:val="es-ES"/>
        </w:rPr>
        <w:t>teach</w:t>
      </w:r>
      <w:r w:rsidRPr="190A456A" w:rsidR="00910045">
        <w:rPr>
          <w:lang w:val="es-ES"/>
        </w:rPr>
        <w:t xml:space="preserve"> </w:t>
      </w:r>
      <w:r w:rsidRPr="190A456A" w:rsidR="00910045">
        <w:rPr>
          <w:lang w:val="es-ES"/>
        </w:rPr>
        <w:t>the</w:t>
      </w:r>
      <w:r w:rsidRPr="190A456A" w:rsidR="00910045">
        <w:rPr>
          <w:lang w:val="es-ES"/>
        </w:rPr>
        <w:t xml:space="preserve"> </w:t>
      </w:r>
      <w:r w:rsidRPr="190A456A" w:rsidR="00910045">
        <w:rPr>
          <w:lang w:val="es-ES"/>
        </w:rPr>
        <w:t>making</w:t>
      </w:r>
      <w:r w:rsidRPr="190A456A" w:rsidR="00910045">
        <w:rPr>
          <w:lang w:val="es-ES"/>
        </w:rPr>
        <w:t xml:space="preserve"> </w:t>
      </w:r>
      <w:r w:rsidRPr="190A456A" w:rsidR="00910045">
        <w:rPr>
          <w:lang w:val="es-ES"/>
        </w:rPr>
        <w:t>of</w:t>
      </w:r>
      <w:r w:rsidRPr="190A456A" w:rsidR="00910045">
        <w:rPr>
          <w:lang w:val="es-ES"/>
        </w:rPr>
        <w:t xml:space="preserve"> a quesadilla. </w:t>
      </w:r>
      <w:r w:rsidRPr="190A456A" w:rsidR="00910045">
        <w:rPr>
          <w:lang w:val="es-ES"/>
        </w:rPr>
        <w:t>The</w:t>
      </w:r>
      <w:r w:rsidRPr="190A456A" w:rsidR="00910045">
        <w:rPr>
          <w:lang w:val="es-ES"/>
        </w:rPr>
        <w:t xml:space="preserve"> </w:t>
      </w:r>
      <w:r w:rsidRPr="190A456A" w:rsidR="00910045">
        <w:rPr>
          <w:lang w:val="es-ES"/>
        </w:rPr>
        <w:t>tool</w:t>
      </w:r>
      <w:r w:rsidRPr="190A456A" w:rsidR="00910045">
        <w:rPr>
          <w:lang w:val="es-ES"/>
        </w:rPr>
        <w:t xml:space="preserve"> </w:t>
      </w:r>
      <w:r w:rsidRPr="190A456A" w:rsidR="00910045">
        <w:rPr>
          <w:lang w:val="es-ES"/>
        </w:rPr>
        <w:t>was</w:t>
      </w:r>
      <w:r w:rsidRPr="190A456A" w:rsidR="00910045">
        <w:rPr>
          <w:lang w:val="es-ES"/>
        </w:rPr>
        <w:t xml:space="preserve"> </w:t>
      </w:r>
      <w:r w:rsidRPr="190A456A" w:rsidR="00910045">
        <w:rPr>
          <w:lang w:val="es-ES"/>
        </w:rPr>
        <w:t>tested</w:t>
      </w:r>
      <w:r w:rsidRPr="190A456A" w:rsidR="00910045">
        <w:rPr>
          <w:lang w:val="es-ES"/>
        </w:rPr>
        <w:t xml:space="preserve"> </w:t>
      </w:r>
      <w:r w:rsidRPr="190A456A" w:rsidR="00910045">
        <w:rPr>
          <w:lang w:val="es-ES"/>
        </w:rPr>
        <w:t>by</w:t>
      </w:r>
      <w:r w:rsidRPr="190A456A" w:rsidR="00910045">
        <w:rPr>
          <w:lang w:val="es-ES"/>
        </w:rPr>
        <w:t xml:space="preserve"> 11 </w:t>
      </w:r>
      <w:r w:rsidRPr="190A456A" w:rsidR="00910045">
        <w:rPr>
          <w:lang w:val="es-ES"/>
        </w:rPr>
        <w:t>participants</w:t>
      </w:r>
      <w:r w:rsidRPr="190A456A" w:rsidR="00910045">
        <w:rPr>
          <w:lang w:val="es-ES"/>
        </w:rPr>
        <w:t xml:space="preserve"> </w:t>
      </w:r>
      <w:r w:rsidRPr="190A456A" w:rsidR="00910045">
        <w:rPr>
          <w:lang w:val="es-ES"/>
        </w:rPr>
        <w:t>with</w:t>
      </w:r>
      <w:r w:rsidRPr="190A456A" w:rsidR="00910045">
        <w:rPr>
          <w:lang w:val="es-ES"/>
        </w:rPr>
        <w:t xml:space="preserve"> </w:t>
      </w:r>
      <w:r w:rsidRPr="190A456A" w:rsidR="00910045">
        <w:rPr>
          <w:lang w:val="es-ES"/>
        </w:rPr>
        <w:t>different</w:t>
      </w:r>
      <w:r w:rsidRPr="190A456A" w:rsidR="00910045">
        <w:rPr>
          <w:lang w:val="es-ES"/>
        </w:rPr>
        <w:t xml:space="preserve"> </w:t>
      </w:r>
      <w:r w:rsidRPr="190A456A" w:rsidR="00910045">
        <w:rPr>
          <w:lang w:val="es-ES"/>
        </w:rPr>
        <w:t>levels</w:t>
      </w:r>
      <w:r w:rsidRPr="190A456A" w:rsidR="00910045">
        <w:rPr>
          <w:lang w:val="es-ES"/>
        </w:rPr>
        <w:t xml:space="preserve"> </w:t>
      </w:r>
      <w:r w:rsidRPr="190A456A" w:rsidR="00910045">
        <w:rPr>
          <w:lang w:val="es-ES"/>
        </w:rPr>
        <w:t>of</w:t>
      </w:r>
      <w:r w:rsidRPr="190A456A" w:rsidR="00910045">
        <w:rPr>
          <w:lang w:val="es-ES"/>
        </w:rPr>
        <w:t xml:space="preserve"> </w:t>
      </w:r>
      <w:r w:rsidRPr="190A456A" w:rsidR="00910045">
        <w:rPr>
          <w:lang w:val="es-ES"/>
        </w:rPr>
        <w:t>experience</w:t>
      </w:r>
      <w:r w:rsidRPr="190A456A" w:rsidR="00910045">
        <w:rPr>
          <w:lang w:val="es-ES"/>
        </w:rPr>
        <w:t xml:space="preserve"> in VR and </w:t>
      </w:r>
      <w:r w:rsidRPr="190A456A" w:rsidR="00910045">
        <w:rPr>
          <w:lang w:val="es-ES"/>
        </w:rPr>
        <w:t>cooking</w:t>
      </w:r>
      <w:r w:rsidRPr="190A456A" w:rsidR="00910045">
        <w:rPr>
          <w:lang w:val="es-ES"/>
        </w:rPr>
        <w:t xml:space="preserve">, </w:t>
      </w:r>
      <w:r w:rsidRPr="190A456A" w:rsidR="00910045">
        <w:rPr>
          <w:lang w:val="es-ES"/>
        </w:rPr>
        <w:t>using</w:t>
      </w:r>
      <w:r w:rsidRPr="190A456A" w:rsidR="00910045">
        <w:rPr>
          <w:lang w:val="es-ES"/>
        </w:rPr>
        <w:t xml:space="preserve"> </w:t>
      </w:r>
      <w:r w:rsidRPr="190A456A" w:rsidR="00910045">
        <w:rPr>
          <w:lang w:val="es-ES"/>
        </w:rPr>
        <w:t>the</w:t>
      </w:r>
      <w:r w:rsidRPr="190A456A" w:rsidR="00910045">
        <w:rPr>
          <w:lang w:val="es-ES"/>
        </w:rPr>
        <w:t xml:space="preserve"> </w:t>
      </w:r>
      <w:r w:rsidRPr="190A456A" w:rsidR="00910045">
        <w:rPr>
          <w:lang w:val="es-ES"/>
        </w:rPr>
        <w:t>System</w:t>
      </w:r>
      <w:r w:rsidRPr="190A456A" w:rsidR="00910045">
        <w:rPr>
          <w:lang w:val="es-ES"/>
        </w:rPr>
        <w:t xml:space="preserve"> </w:t>
      </w:r>
      <w:r w:rsidRPr="190A456A" w:rsidR="00910045">
        <w:rPr>
          <w:lang w:val="es-ES"/>
        </w:rPr>
        <w:t>Usability</w:t>
      </w:r>
      <w:r w:rsidRPr="190A456A" w:rsidR="00910045">
        <w:rPr>
          <w:lang w:val="es-ES"/>
        </w:rPr>
        <w:t xml:space="preserve"> </w:t>
      </w:r>
      <w:r w:rsidRPr="190A456A" w:rsidR="00910045">
        <w:rPr>
          <w:lang w:val="es-ES"/>
        </w:rPr>
        <w:t>Scale</w:t>
      </w:r>
      <w:r w:rsidRPr="190A456A" w:rsidR="00910045">
        <w:rPr>
          <w:lang w:val="es-ES"/>
        </w:rPr>
        <w:t xml:space="preserve"> (SUS) </w:t>
      </w:r>
      <w:r w:rsidRPr="190A456A" w:rsidR="00910045">
        <w:rPr>
          <w:lang w:val="es-ES"/>
        </w:rPr>
        <w:t>questionnaire</w:t>
      </w:r>
      <w:r w:rsidRPr="190A456A" w:rsidR="00910045">
        <w:rPr>
          <w:lang w:val="es-ES"/>
        </w:rPr>
        <w:t xml:space="preserve">. </w:t>
      </w:r>
      <w:r w:rsidRPr="190A456A" w:rsidR="00910045">
        <w:rPr>
          <w:lang w:val="es-ES"/>
        </w:rPr>
        <w:t>The</w:t>
      </w:r>
      <w:r w:rsidRPr="190A456A" w:rsidR="00910045">
        <w:rPr>
          <w:lang w:val="es-ES"/>
        </w:rPr>
        <w:t xml:space="preserve"> </w:t>
      </w:r>
      <w:r w:rsidRPr="190A456A" w:rsidR="00910045">
        <w:rPr>
          <w:lang w:val="es-ES"/>
        </w:rPr>
        <w:t>findings</w:t>
      </w:r>
      <w:r w:rsidRPr="190A456A" w:rsidR="00910045">
        <w:rPr>
          <w:lang w:val="es-ES"/>
        </w:rPr>
        <w:t xml:space="preserve"> </w:t>
      </w:r>
      <w:r w:rsidRPr="190A456A" w:rsidR="00910045">
        <w:rPr>
          <w:lang w:val="es-ES"/>
        </w:rPr>
        <w:t>indicate</w:t>
      </w:r>
      <w:r w:rsidRPr="190A456A" w:rsidR="00910045">
        <w:rPr>
          <w:lang w:val="es-ES"/>
        </w:rPr>
        <w:t xml:space="preserve"> </w:t>
      </w:r>
      <w:r w:rsidRPr="190A456A" w:rsidR="00910045">
        <w:rPr>
          <w:lang w:val="es-ES"/>
        </w:rPr>
        <w:t>that</w:t>
      </w:r>
      <w:r w:rsidRPr="190A456A" w:rsidR="00910045">
        <w:rPr>
          <w:lang w:val="es-ES"/>
        </w:rPr>
        <w:t xml:space="preserve"> prior </w:t>
      </w:r>
      <w:r w:rsidRPr="190A456A" w:rsidR="00910045">
        <w:rPr>
          <w:lang w:val="es-ES"/>
        </w:rPr>
        <w:t>familiarity</w:t>
      </w:r>
      <w:r w:rsidRPr="190A456A" w:rsidR="00910045">
        <w:rPr>
          <w:lang w:val="es-ES"/>
        </w:rPr>
        <w:t xml:space="preserve"> </w:t>
      </w:r>
      <w:r w:rsidRPr="190A456A" w:rsidR="00910045">
        <w:rPr>
          <w:lang w:val="es-ES"/>
        </w:rPr>
        <w:t>with</w:t>
      </w:r>
      <w:r w:rsidRPr="190A456A" w:rsidR="00910045">
        <w:rPr>
          <w:lang w:val="es-ES"/>
        </w:rPr>
        <w:t xml:space="preserve"> VR </w:t>
      </w:r>
      <w:r w:rsidRPr="190A456A" w:rsidR="00910045">
        <w:rPr>
          <w:lang w:val="es-ES"/>
        </w:rPr>
        <w:t>improves</w:t>
      </w:r>
      <w:r w:rsidRPr="190A456A" w:rsidR="00910045">
        <w:rPr>
          <w:lang w:val="es-ES"/>
        </w:rPr>
        <w:t xml:space="preserve"> </w:t>
      </w:r>
      <w:r w:rsidRPr="190A456A" w:rsidR="00910045">
        <w:rPr>
          <w:lang w:val="es-ES"/>
        </w:rPr>
        <w:t>usability</w:t>
      </w:r>
      <w:r w:rsidRPr="190A456A" w:rsidR="00910045">
        <w:rPr>
          <w:lang w:val="es-ES"/>
        </w:rPr>
        <w:t xml:space="preserve"> </w:t>
      </w:r>
      <w:r w:rsidRPr="190A456A" w:rsidR="00910045">
        <w:rPr>
          <w:lang w:val="es-ES"/>
        </w:rPr>
        <w:t>perception</w:t>
      </w:r>
      <w:r w:rsidRPr="190A456A" w:rsidR="00910045">
        <w:rPr>
          <w:lang w:val="es-ES"/>
        </w:rPr>
        <w:t xml:space="preserve">, </w:t>
      </w:r>
      <w:r w:rsidRPr="190A456A" w:rsidR="00910045">
        <w:rPr>
          <w:lang w:val="es-ES"/>
        </w:rPr>
        <w:t>while</w:t>
      </w:r>
      <w:r w:rsidRPr="190A456A" w:rsidR="00910045">
        <w:rPr>
          <w:lang w:val="es-ES"/>
        </w:rPr>
        <w:t xml:space="preserve"> prior </w:t>
      </w:r>
      <w:r w:rsidRPr="190A456A" w:rsidR="00910045">
        <w:rPr>
          <w:lang w:val="es-ES"/>
        </w:rPr>
        <w:t>cooking</w:t>
      </w:r>
      <w:r w:rsidRPr="190A456A" w:rsidR="00910045">
        <w:rPr>
          <w:lang w:val="es-ES"/>
        </w:rPr>
        <w:t xml:space="preserve"> </w:t>
      </w:r>
      <w:r w:rsidRPr="190A456A" w:rsidR="00910045">
        <w:rPr>
          <w:lang w:val="es-ES"/>
        </w:rPr>
        <w:t>knowledge</w:t>
      </w:r>
      <w:r w:rsidRPr="190A456A" w:rsidR="00910045">
        <w:rPr>
          <w:lang w:val="es-ES"/>
        </w:rPr>
        <w:t xml:space="preserve"> </w:t>
      </w:r>
      <w:r w:rsidRPr="190A456A" w:rsidR="00910045">
        <w:rPr>
          <w:lang w:val="es-ES"/>
        </w:rPr>
        <w:t>does</w:t>
      </w:r>
      <w:r w:rsidRPr="190A456A" w:rsidR="00910045">
        <w:rPr>
          <w:lang w:val="es-ES"/>
        </w:rPr>
        <w:t xml:space="preserve"> </w:t>
      </w:r>
      <w:r w:rsidRPr="190A456A" w:rsidR="00910045">
        <w:rPr>
          <w:lang w:val="es-ES"/>
        </w:rPr>
        <w:t>not</w:t>
      </w:r>
      <w:r w:rsidRPr="190A456A" w:rsidR="00910045">
        <w:rPr>
          <w:lang w:val="es-ES"/>
        </w:rPr>
        <w:t xml:space="preserve"> </w:t>
      </w:r>
      <w:r w:rsidRPr="190A456A" w:rsidR="00910045">
        <w:rPr>
          <w:lang w:val="es-ES"/>
        </w:rPr>
        <w:t>show</w:t>
      </w:r>
      <w:r w:rsidRPr="190A456A" w:rsidR="00910045">
        <w:rPr>
          <w:lang w:val="es-ES"/>
        </w:rPr>
        <w:t xml:space="preserve"> a </w:t>
      </w:r>
      <w:r w:rsidRPr="190A456A" w:rsidR="00910045">
        <w:rPr>
          <w:lang w:val="es-ES"/>
        </w:rPr>
        <w:t>signific</w:t>
      </w:r>
      <w:r w:rsidRPr="190A456A" w:rsidR="00910045">
        <w:rPr>
          <w:lang w:val="es-ES"/>
        </w:rPr>
        <w:t>ant</w:t>
      </w:r>
      <w:r w:rsidRPr="190A456A" w:rsidR="00910045">
        <w:rPr>
          <w:lang w:val="es-ES"/>
        </w:rPr>
        <w:t xml:space="preserve"> </w:t>
      </w:r>
      <w:r w:rsidRPr="190A456A" w:rsidR="00910045">
        <w:rPr>
          <w:lang w:val="es-ES"/>
        </w:rPr>
        <w:t>relationship</w:t>
      </w:r>
      <w:r w:rsidRPr="190A456A" w:rsidR="00910045">
        <w:rPr>
          <w:lang w:val="es-ES"/>
        </w:rPr>
        <w:t xml:space="preserve">. </w:t>
      </w:r>
      <w:r w:rsidRPr="190A456A" w:rsidR="00910045">
        <w:rPr>
          <w:lang w:val="es-ES"/>
        </w:rPr>
        <w:t>These</w:t>
      </w:r>
      <w:r w:rsidRPr="190A456A" w:rsidR="00910045">
        <w:rPr>
          <w:lang w:val="es-ES"/>
        </w:rPr>
        <w:t xml:space="preserve"> </w:t>
      </w:r>
      <w:r w:rsidRPr="190A456A" w:rsidR="00910045">
        <w:rPr>
          <w:lang w:val="es-ES"/>
        </w:rPr>
        <w:t>findings</w:t>
      </w:r>
      <w:r w:rsidRPr="190A456A" w:rsidR="00910045">
        <w:rPr>
          <w:lang w:val="es-ES"/>
        </w:rPr>
        <w:t xml:space="preserve"> </w:t>
      </w:r>
      <w:r w:rsidRPr="190A456A" w:rsidR="00910045">
        <w:rPr>
          <w:lang w:val="es-ES"/>
        </w:rPr>
        <w:t>suggest</w:t>
      </w:r>
      <w:r w:rsidRPr="190A456A" w:rsidR="00910045">
        <w:rPr>
          <w:lang w:val="es-ES"/>
        </w:rPr>
        <w:t xml:space="preserve"> </w:t>
      </w:r>
      <w:r w:rsidRPr="190A456A" w:rsidR="00910045">
        <w:rPr>
          <w:lang w:val="es-ES"/>
        </w:rPr>
        <w:t>that</w:t>
      </w:r>
      <w:r w:rsidRPr="190A456A" w:rsidR="00910045">
        <w:rPr>
          <w:lang w:val="es-ES"/>
        </w:rPr>
        <w:t xml:space="preserve"> </w:t>
      </w:r>
      <w:r w:rsidRPr="190A456A" w:rsidR="00910045">
        <w:rPr>
          <w:lang w:val="es-ES"/>
        </w:rPr>
        <w:t>including</w:t>
      </w:r>
      <w:r w:rsidRPr="190A456A" w:rsidR="00910045">
        <w:rPr>
          <w:lang w:val="es-ES"/>
        </w:rPr>
        <w:t xml:space="preserve"> </w:t>
      </w:r>
      <w:r w:rsidRPr="190A456A" w:rsidR="00910045">
        <w:rPr>
          <w:lang w:val="es-ES"/>
        </w:rPr>
        <w:t>detailed</w:t>
      </w:r>
      <w:r w:rsidRPr="190A456A" w:rsidR="00910045">
        <w:rPr>
          <w:lang w:val="es-ES"/>
        </w:rPr>
        <w:t xml:space="preserve"> </w:t>
      </w:r>
      <w:r w:rsidRPr="190A456A" w:rsidR="00910045">
        <w:rPr>
          <w:lang w:val="es-ES"/>
        </w:rPr>
        <w:t>tutorials</w:t>
      </w:r>
      <w:r w:rsidRPr="190A456A" w:rsidR="00910045">
        <w:rPr>
          <w:lang w:val="es-ES"/>
        </w:rPr>
        <w:t xml:space="preserve"> </w:t>
      </w:r>
      <w:r w:rsidRPr="190A456A" w:rsidR="00910045">
        <w:rPr>
          <w:lang w:val="es-ES"/>
        </w:rPr>
        <w:t>to</w:t>
      </w:r>
      <w:r w:rsidRPr="190A456A" w:rsidR="00910045">
        <w:rPr>
          <w:lang w:val="es-ES"/>
        </w:rPr>
        <w:t xml:space="preserve"> </w:t>
      </w:r>
      <w:r w:rsidRPr="190A456A" w:rsidR="00910045">
        <w:rPr>
          <w:lang w:val="es-ES"/>
        </w:rPr>
        <w:t>familiarize</w:t>
      </w:r>
      <w:r w:rsidRPr="190A456A" w:rsidR="00910045">
        <w:rPr>
          <w:lang w:val="es-ES"/>
        </w:rPr>
        <w:t xml:space="preserve"> </w:t>
      </w:r>
      <w:r w:rsidRPr="190A456A" w:rsidR="00910045">
        <w:rPr>
          <w:lang w:val="es-ES"/>
        </w:rPr>
        <w:t>beginners</w:t>
      </w:r>
      <w:r w:rsidRPr="190A456A" w:rsidR="00910045">
        <w:rPr>
          <w:lang w:val="es-ES"/>
        </w:rPr>
        <w:t xml:space="preserve"> </w:t>
      </w:r>
      <w:r w:rsidRPr="190A456A" w:rsidR="00910045">
        <w:rPr>
          <w:lang w:val="es-ES"/>
        </w:rPr>
        <w:t>with</w:t>
      </w:r>
      <w:r w:rsidRPr="190A456A" w:rsidR="00910045">
        <w:rPr>
          <w:lang w:val="es-ES"/>
        </w:rPr>
        <w:t xml:space="preserve"> VR </w:t>
      </w:r>
      <w:r w:rsidRPr="190A456A" w:rsidR="00910045">
        <w:rPr>
          <w:lang w:val="es-ES"/>
        </w:rPr>
        <w:t>technology</w:t>
      </w:r>
      <w:r w:rsidRPr="190A456A" w:rsidR="00910045">
        <w:rPr>
          <w:lang w:val="es-ES"/>
        </w:rPr>
        <w:t xml:space="preserve"> </w:t>
      </w:r>
      <w:r w:rsidRPr="190A456A" w:rsidR="00910045">
        <w:rPr>
          <w:lang w:val="es-ES"/>
        </w:rPr>
        <w:t>is</w:t>
      </w:r>
      <w:r w:rsidRPr="190A456A" w:rsidR="00910045">
        <w:rPr>
          <w:lang w:val="es-ES"/>
        </w:rPr>
        <w:t xml:space="preserve"> crucial </w:t>
      </w:r>
      <w:r w:rsidRPr="190A456A" w:rsidR="00910045">
        <w:rPr>
          <w:lang w:val="es-ES"/>
        </w:rPr>
        <w:t>for</w:t>
      </w:r>
      <w:r w:rsidRPr="190A456A" w:rsidR="00910045">
        <w:rPr>
          <w:lang w:val="es-ES"/>
        </w:rPr>
        <w:t xml:space="preserve"> </w:t>
      </w:r>
      <w:r w:rsidRPr="190A456A" w:rsidR="00910045">
        <w:rPr>
          <w:lang w:val="es-ES"/>
        </w:rPr>
        <w:t>enhancing</w:t>
      </w:r>
      <w:r w:rsidRPr="190A456A" w:rsidR="00910045">
        <w:rPr>
          <w:lang w:val="es-ES"/>
        </w:rPr>
        <w:t xml:space="preserve"> </w:t>
      </w:r>
      <w:r w:rsidRPr="190A456A" w:rsidR="00910045">
        <w:rPr>
          <w:lang w:val="es-ES"/>
        </w:rPr>
        <w:t>the</w:t>
      </w:r>
      <w:r w:rsidRPr="190A456A" w:rsidR="00910045">
        <w:rPr>
          <w:lang w:val="es-ES"/>
        </w:rPr>
        <w:t xml:space="preserve"> </w:t>
      </w:r>
      <w:r w:rsidRPr="190A456A" w:rsidR="00910045">
        <w:rPr>
          <w:lang w:val="es-ES"/>
        </w:rPr>
        <w:t>usability</w:t>
      </w:r>
      <w:r w:rsidRPr="190A456A" w:rsidR="00910045">
        <w:rPr>
          <w:lang w:val="es-ES"/>
        </w:rPr>
        <w:t xml:space="preserve"> </w:t>
      </w:r>
      <w:r w:rsidRPr="190A456A" w:rsidR="00910045">
        <w:rPr>
          <w:lang w:val="es-ES"/>
        </w:rPr>
        <w:t>of</w:t>
      </w:r>
      <w:r w:rsidRPr="190A456A" w:rsidR="00910045">
        <w:rPr>
          <w:lang w:val="es-ES"/>
        </w:rPr>
        <w:t xml:space="preserve"> </w:t>
      </w:r>
      <w:r w:rsidRPr="190A456A" w:rsidR="00910045">
        <w:rPr>
          <w:lang w:val="es-ES"/>
        </w:rPr>
        <w:t>immersive</w:t>
      </w:r>
      <w:r w:rsidRPr="190A456A" w:rsidR="00910045">
        <w:rPr>
          <w:lang w:val="es-ES"/>
        </w:rPr>
        <w:t xml:space="preserve"> </w:t>
      </w:r>
      <w:r w:rsidRPr="190A456A" w:rsidR="00910045">
        <w:rPr>
          <w:lang w:val="es-ES"/>
        </w:rPr>
        <w:t>educational</w:t>
      </w:r>
      <w:r w:rsidRPr="190A456A" w:rsidR="00910045">
        <w:rPr>
          <w:lang w:val="es-ES"/>
        </w:rPr>
        <w:t xml:space="preserve"> </w:t>
      </w:r>
      <w:r w:rsidRPr="190A456A" w:rsidR="00910045">
        <w:rPr>
          <w:lang w:val="es-ES"/>
        </w:rPr>
        <w:t>tools</w:t>
      </w:r>
      <w:r w:rsidRPr="190A456A" w:rsidR="00910045">
        <w:rPr>
          <w:lang w:val="es-ES"/>
        </w:rPr>
        <w:t xml:space="preserve">, </w:t>
      </w:r>
      <w:r w:rsidRPr="190A456A" w:rsidR="00910045">
        <w:rPr>
          <w:lang w:val="es-ES"/>
        </w:rPr>
        <w:t>regardless</w:t>
      </w:r>
      <w:r w:rsidRPr="190A456A" w:rsidR="00910045">
        <w:rPr>
          <w:lang w:val="es-ES"/>
        </w:rPr>
        <w:t xml:space="preserve"> </w:t>
      </w:r>
      <w:r w:rsidRPr="190A456A" w:rsidR="00910045">
        <w:rPr>
          <w:lang w:val="es-ES"/>
        </w:rPr>
        <w:t>of</w:t>
      </w:r>
      <w:r w:rsidRPr="190A456A" w:rsidR="00910045">
        <w:rPr>
          <w:lang w:val="es-ES"/>
        </w:rPr>
        <w:t xml:space="preserve"> prior </w:t>
      </w:r>
      <w:r w:rsidRPr="190A456A" w:rsidR="00910045">
        <w:rPr>
          <w:lang w:val="es-ES"/>
        </w:rPr>
        <w:t>knowledge</w:t>
      </w:r>
      <w:r w:rsidRPr="190A456A" w:rsidR="00910045">
        <w:rPr>
          <w:lang w:val="es-ES"/>
        </w:rPr>
        <w:t xml:space="preserve"> </w:t>
      </w:r>
      <w:r w:rsidRPr="190A456A" w:rsidR="00910045">
        <w:rPr>
          <w:lang w:val="es-ES"/>
        </w:rPr>
        <w:t>on</w:t>
      </w:r>
      <w:r w:rsidRPr="190A456A" w:rsidR="00910045">
        <w:rPr>
          <w:lang w:val="es-ES"/>
        </w:rPr>
        <w:t xml:space="preserve"> </w:t>
      </w:r>
      <w:r w:rsidRPr="190A456A" w:rsidR="00910045">
        <w:rPr>
          <w:lang w:val="es-ES"/>
        </w:rPr>
        <w:t>the</w:t>
      </w:r>
      <w:r w:rsidRPr="190A456A" w:rsidR="00910045">
        <w:rPr>
          <w:lang w:val="es-ES"/>
        </w:rPr>
        <w:t xml:space="preserve"> </w:t>
      </w:r>
      <w:r w:rsidRPr="190A456A" w:rsidR="00910045">
        <w:rPr>
          <w:lang w:val="es-ES"/>
        </w:rPr>
        <w:t>specific</w:t>
      </w:r>
      <w:r w:rsidRPr="190A456A" w:rsidR="00910045">
        <w:rPr>
          <w:lang w:val="es-ES"/>
        </w:rPr>
        <w:t xml:space="preserve"> </w:t>
      </w:r>
      <w:r w:rsidRPr="190A456A" w:rsidR="00910045">
        <w:rPr>
          <w:lang w:val="es-ES"/>
        </w:rPr>
        <w:t>content</w:t>
      </w:r>
      <w:r w:rsidRPr="190A456A" w:rsidR="00910045">
        <w:rPr>
          <w:lang w:val="es-ES"/>
        </w:rPr>
        <w:t xml:space="preserve"> </w:t>
      </w:r>
      <w:r w:rsidRPr="190A456A" w:rsidR="00910045">
        <w:rPr>
          <w:lang w:val="es-ES"/>
        </w:rPr>
        <w:t>being</w:t>
      </w:r>
      <w:r w:rsidRPr="190A456A" w:rsidR="00910045">
        <w:rPr>
          <w:lang w:val="es-ES"/>
        </w:rPr>
        <w:t xml:space="preserve"> </w:t>
      </w:r>
      <w:r w:rsidRPr="190A456A" w:rsidR="00910045">
        <w:rPr>
          <w:lang w:val="es-ES"/>
        </w:rPr>
        <w:t>taught</w:t>
      </w:r>
      <w:r w:rsidRPr="190A456A" w:rsidR="00910045">
        <w:rPr>
          <w:lang w:val="es-ES"/>
        </w:rPr>
        <w:t>.</w:t>
      </w:r>
    </w:p>
    <w:p xmlns:wp14="http://schemas.microsoft.com/office/word/2010/wordml" w:rsidR="001674DE" w:rsidRDefault="00910045" w14:paraId="2A55FCCA" wp14:textId="77777777">
      <w:pPr>
        <w:spacing w:after="0"/>
      </w:pPr>
      <w:r w:rsidRPr="190A456A" w:rsidR="00910045">
        <w:rPr>
          <w:b w:val="1"/>
          <w:bCs w:val="1"/>
          <w:lang w:val="es-ES"/>
        </w:rPr>
        <w:t>Keywords</w:t>
      </w:r>
      <w:r w:rsidRPr="190A456A" w:rsidR="00910045">
        <w:rPr>
          <w:b w:val="1"/>
          <w:bCs w:val="1"/>
          <w:lang w:val="es-ES"/>
        </w:rPr>
        <w:t>:</w:t>
      </w:r>
      <w:r w:rsidRPr="190A456A" w:rsidR="00910045">
        <w:rPr>
          <w:lang w:val="es-ES"/>
        </w:rPr>
        <w:t xml:space="preserve"> Virtual </w:t>
      </w:r>
      <w:r w:rsidRPr="190A456A" w:rsidR="00910045">
        <w:rPr>
          <w:lang w:val="es-ES"/>
        </w:rPr>
        <w:t>Reality</w:t>
      </w:r>
      <w:r w:rsidRPr="190A456A" w:rsidR="00910045">
        <w:rPr>
          <w:lang w:val="es-ES"/>
        </w:rPr>
        <w:t xml:space="preserve"> </w:t>
      </w:r>
      <w:r w:rsidRPr="190A456A" w:rsidR="00910045">
        <w:rPr>
          <w:lang w:val="es-ES"/>
        </w:rPr>
        <w:t>Learning</w:t>
      </w:r>
      <w:r w:rsidRPr="190A456A" w:rsidR="00910045">
        <w:rPr>
          <w:lang w:val="es-ES"/>
        </w:rPr>
        <w:t xml:space="preserve"> </w:t>
      </w:r>
      <w:r w:rsidRPr="190A456A" w:rsidR="00910045">
        <w:rPr>
          <w:lang w:val="es-ES"/>
        </w:rPr>
        <w:t>Experience</w:t>
      </w:r>
      <w:r w:rsidRPr="190A456A" w:rsidR="00910045">
        <w:rPr>
          <w:lang w:val="es-ES"/>
        </w:rPr>
        <w:t xml:space="preserve">; </w:t>
      </w:r>
      <w:r w:rsidRPr="190A456A" w:rsidR="00910045">
        <w:rPr>
          <w:lang w:val="es-ES"/>
        </w:rPr>
        <w:t>Usability</w:t>
      </w:r>
      <w:r w:rsidRPr="190A456A" w:rsidR="00910045">
        <w:rPr>
          <w:lang w:val="es-ES"/>
        </w:rPr>
        <w:t xml:space="preserve"> </w:t>
      </w:r>
      <w:r w:rsidRPr="190A456A" w:rsidR="00910045">
        <w:rPr>
          <w:lang w:val="es-ES"/>
        </w:rPr>
        <w:t>Testing</w:t>
      </w:r>
      <w:r w:rsidRPr="190A456A" w:rsidR="00910045">
        <w:rPr>
          <w:lang w:val="es-ES"/>
        </w:rPr>
        <w:t xml:space="preserve">; </w:t>
      </w:r>
      <w:r w:rsidRPr="190A456A" w:rsidR="00910045">
        <w:rPr>
          <w:lang w:val="es-ES"/>
        </w:rPr>
        <w:t>Learning</w:t>
      </w:r>
      <w:r w:rsidRPr="190A456A" w:rsidR="00910045">
        <w:rPr>
          <w:lang w:val="es-ES"/>
        </w:rPr>
        <w:t xml:space="preserve"> </w:t>
      </w:r>
      <w:r w:rsidRPr="190A456A" w:rsidR="00910045">
        <w:rPr>
          <w:lang w:val="es-ES"/>
        </w:rPr>
        <w:t>Experience</w:t>
      </w:r>
      <w:r w:rsidRPr="190A456A" w:rsidR="00910045">
        <w:rPr>
          <w:lang w:val="es-ES"/>
        </w:rPr>
        <w:t xml:space="preserve"> </w:t>
      </w:r>
      <w:r w:rsidRPr="190A456A" w:rsidR="00910045">
        <w:rPr>
          <w:lang w:val="es-ES"/>
        </w:rPr>
        <w:t>Design</w:t>
      </w:r>
      <w:r w:rsidRPr="190A456A" w:rsidR="00910045">
        <w:rPr>
          <w:lang w:val="es-ES"/>
        </w:rPr>
        <w:t xml:space="preserve">; Prior </w:t>
      </w:r>
      <w:r w:rsidRPr="190A456A" w:rsidR="00910045">
        <w:rPr>
          <w:lang w:val="es-ES"/>
        </w:rPr>
        <w:t>Knowledge</w:t>
      </w:r>
      <w:r w:rsidRPr="190A456A" w:rsidR="00910045">
        <w:rPr>
          <w:lang w:val="es-ES"/>
        </w:rPr>
        <w:t xml:space="preserve">; </w:t>
      </w:r>
      <w:r w:rsidRPr="190A456A" w:rsidR="00910045">
        <w:rPr>
          <w:lang w:val="es-ES"/>
        </w:rPr>
        <w:t>Practical</w:t>
      </w:r>
      <w:r w:rsidRPr="190A456A" w:rsidR="00910045">
        <w:rPr>
          <w:lang w:val="es-ES"/>
        </w:rPr>
        <w:t xml:space="preserve"> </w:t>
      </w:r>
      <w:r w:rsidRPr="190A456A" w:rsidR="00910045">
        <w:rPr>
          <w:lang w:val="es-ES"/>
        </w:rPr>
        <w:t>skills</w:t>
      </w:r>
      <w:r w:rsidRPr="190A456A" w:rsidR="00910045">
        <w:rPr>
          <w:lang w:val="es-ES"/>
        </w:rPr>
        <w:t xml:space="preserve"> </w:t>
      </w:r>
      <w:r w:rsidRPr="190A456A" w:rsidR="00910045">
        <w:rPr>
          <w:lang w:val="es-ES"/>
        </w:rPr>
        <w:t>learning</w:t>
      </w:r>
      <w:r w:rsidRPr="190A456A" w:rsidR="00910045">
        <w:rPr>
          <w:lang w:val="es-ES"/>
        </w:rPr>
        <w:t>.</w:t>
      </w:r>
    </w:p>
    <w:p xmlns:wp14="http://schemas.microsoft.com/office/word/2010/wordml" w:rsidR="001674DE" w:rsidRDefault="00910045" w14:paraId="622BE705" wp14:textId="77777777">
      <w:pPr>
        <w:pStyle w:val="Heading1"/>
        <w:widowControl w:val="0"/>
        <w:spacing w:after="0"/>
      </w:pPr>
      <w:bookmarkStart w:name="_v88ufqa33xwe" w:colFirst="0" w:colLast="0" w:id="3"/>
      <w:bookmarkEnd w:id="3"/>
      <w:r>
        <w:br w:type="page"/>
      </w:r>
      <w:r>
        <w:t xml:space="preserve">Sección 1: Introducción </w:t>
      </w:r>
    </w:p>
    <w:p xmlns:wp14="http://schemas.microsoft.com/office/word/2010/wordml" w:rsidR="001674DE" w:rsidRDefault="00910045" w14:paraId="134DC230" wp14:textId="77777777">
      <w:r>
        <w:t xml:space="preserve">La integración de la Realidad Virtual (VR) en entornos educativos representa una manera innovadora de mejorar la retención de conocimientos al ofrecer una experiencia inmersiva y llamativa a los estudiantes. Estos beneficios la convierten en una opción atractiva para el desarrollo de experiencias de aprendizaje enfocadas en el entrenamiento y la práctica de habilidades técnicas, tanto en el ámbito industrial como en el educativo. </w:t>
      </w:r>
    </w:p>
    <w:p xmlns:wp14="http://schemas.microsoft.com/office/word/2010/wordml" w:rsidR="001674DE" w:rsidRDefault="00910045" w14:paraId="29F6EADB" wp14:textId="77777777">
      <w:r w:rsidRPr="190A456A" w:rsidR="00910045">
        <w:rPr>
          <w:lang w:val="es-ES"/>
        </w:rPr>
        <w:t xml:space="preserve">Estudios indican que tener conocimientos previos sobre el tema o habilidad a enseñar puede reducir la curva de aprendizaje al transferir esos conocimientos a una experiencia de VR [2, 3]. </w:t>
      </w:r>
      <w:r w:rsidRPr="190A456A" w:rsidR="00910045">
        <w:rPr>
          <w:lang w:val="es-ES"/>
        </w:rPr>
        <w:t xml:space="preserve">Si bien el conocimiento previo en el </w:t>
      </w:r>
      <w:r w:rsidRPr="190A456A" w:rsidR="00910045">
        <w:rPr>
          <w:lang w:val="es-ES"/>
        </w:rPr>
        <w:t>contenido específico</w:t>
      </w:r>
      <w:r w:rsidRPr="190A456A" w:rsidR="00910045">
        <w:rPr>
          <w:lang w:val="es-ES"/>
        </w:rPr>
        <w:t xml:space="preserve"> influye en los resultados obtenidos en relación al objetivo de aprendizaje, la usabilidad de las interfaces también desempeña un papel fundamental en la asimilación de conocimientos en experiencias de aprendizaje digitales.</w:t>
      </w:r>
      <w:r w:rsidRPr="190A456A" w:rsidR="00910045">
        <w:rPr>
          <w:lang w:val="es-ES"/>
        </w:rPr>
        <w:t xml:space="preserve"> La interfaz actúa como intermediaria entre el contenido y el estudiante. El uso de interfaces poco usables en entornos digitales puede generar carga cognitiva extrínseca innecesaria, lo que afecta directamente la efectividad en la absorción de los objetivos de aprend</w:t>
      </w:r>
      <w:r w:rsidRPr="190A456A" w:rsidR="00910045">
        <w:rPr>
          <w:lang w:val="es-ES"/>
        </w:rPr>
        <w:t>izaje [5]. Dado que muchas personas aún no han estado expuestas a esta tecnología, es importante considerar cómo la falta de experiencia previa con tecnologías inmersivas afecta la usabilidad percibida en una experiencia de aprendizaje en VR.</w:t>
      </w:r>
    </w:p>
    <w:p xmlns:wp14="http://schemas.microsoft.com/office/word/2010/wordml" w:rsidR="001674DE" w:rsidRDefault="00910045" w14:paraId="5A21E7CC" wp14:textId="77777777">
      <w:r w:rsidRPr="190A456A" w:rsidR="00910045">
        <w:rPr>
          <w:lang w:val="es-ES"/>
        </w:rPr>
        <w:t xml:space="preserve">Por otro lado, el cambio en los hábitos de vida de la población </w:t>
      </w:r>
      <w:r w:rsidRPr="190A456A" w:rsidR="00910045">
        <w:rPr>
          <w:lang w:val="es-ES"/>
        </w:rPr>
        <w:t>general</w:t>
      </w:r>
      <w:r w:rsidRPr="190A456A" w:rsidR="00910045">
        <w:rPr>
          <w:lang w:val="es-ES"/>
        </w:rPr>
        <w:t xml:space="preserve"> así como la amplia disponibilidad de comida rápida y preparada han desembocado en un cambio en los hábitos de alimentación. Este cambio se refleja en una reducción de las habilidades de cocina de la población general [6]. Estas son transmitidas habitualmente en el entorno doméstico, de manera que el cambio repercute negativamente en las habilidades de cocina de las nuevas generaciones [7], es decir, la generación actual tiene un menor n</w:t>
      </w:r>
      <w:r w:rsidRPr="190A456A" w:rsidR="00910045">
        <w:rPr>
          <w:lang w:val="es-ES"/>
        </w:rPr>
        <w:t>ivel de conocimiento previo sobre cocina que sus antecesores. Se consideró valioso desarrollar una experiencia de aprendizaje en VR para solventar esta necesidad de adquirir habilidades prácticas de cocina de una manera interesante y efectiva.</w:t>
      </w:r>
    </w:p>
    <w:p xmlns:wp14="http://schemas.microsoft.com/office/word/2010/wordml" w:rsidR="001674DE" w:rsidP="190A456A" w:rsidRDefault="00910045" w14:paraId="6AEEDD2F" wp14:textId="77777777">
      <w:pPr>
        <w:rPr>
          <w:lang w:val="es-ES"/>
        </w:rPr>
      </w:pPr>
      <w:r w:rsidRPr="190A456A" w:rsidR="00910045">
        <w:rPr>
          <w:lang w:val="es-ES"/>
        </w:rPr>
        <w:t xml:space="preserve">Este artículo analiza la relación entre la experiencia previa del usuario con la Realidad Virtual (VR), su experiencia previa en la cocina y la usabilidad percibida en una experiencia de aprendizaje en VR. Para realizar este análisis, se desarrolló una Herramienta de VR enfocada en enseñar una habilidad de cocina práctica y simple: la preparación de una quesadilla. Once usuarios con diversos antecedentes y niveles de experiencia en VR utilizaron esta herramienta y evaluaron varios aspectos de la usabilidad </w:t>
      </w:r>
      <w:r w:rsidRPr="190A456A" w:rsidR="00910045">
        <w:rPr>
          <w:lang w:val="es-ES"/>
        </w:rPr>
        <w:t xml:space="preserve">percibida. </w:t>
      </w:r>
      <w:r w:rsidRPr="190A456A" w:rsidR="00910045">
        <w:rPr>
          <w:lang w:val="es-ES"/>
        </w:rPr>
        <w:t>Estos datos fueron analizados para encontrar posibles correlaciones entre la percepción de usabilidad, el nivel de experiencia previa en VR y la frecuencia con la que cocina semanalmente.</w:t>
      </w:r>
    </w:p>
    <w:p xmlns:wp14="http://schemas.microsoft.com/office/word/2010/wordml" w:rsidR="001674DE" w:rsidRDefault="00910045" w14:paraId="62F9A78B" wp14:textId="77777777">
      <w:pPr>
        <w:pStyle w:val="Heading2"/>
        <w:spacing w:after="40"/>
      </w:pPr>
      <w:bookmarkStart w:name="_cwvi43tpvc6k" w:colFirst="0" w:colLast="0" w:id="4"/>
      <w:bookmarkEnd w:id="4"/>
      <w:r>
        <w:t xml:space="preserve">1.1 El tema </w:t>
      </w:r>
    </w:p>
    <w:p xmlns:wp14="http://schemas.microsoft.com/office/word/2010/wordml" w:rsidR="001674DE" w:rsidRDefault="00910045" w14:paraId="004706A8" wp14:textId="77777777">
      <w:r w:rsidRPr="190A456A" w:rsidR="00910045">
        <w:rPr>
          <w:lang w:val="es-ES"/>
        </w:rPr>
        <w:t xml:space="preserve">El tema que abordó la experiencia de aprendizaje fue la preparación de una quesadilla de frijol, carne y queso. </w:t>
      </w:r>
      <w:r w:rsidRPr="190A456A" w:rsidR="00910045">
        <w:rPr>
          <w:lang w:val="es-ES"/>
        </w:rPr>
        <w:t xml:space="preserve">En la práctica, esta actividad se ve definida por múltiples variables, sin </w:t>
      </w:r>
      <w:r w:rsidRPr="190A456A" w:rsidR="00910045">
        <w:rPr>
          <w:lang w:val="es-ES"/>
        </w:rPr>
        <w:t>embargo</w:t>
      </w:r>
      <w:r w:rsidRPr="190A456A" w:rsidR="00910045">
        <w:rPr>
          <w:lang w:val="es-ES"/>
        </w:rPr>
        <w:t xml:space="preserve"> el objetivo de aprendizaje de la Herramienta VR se delimitó a la comprensión de las siguientes dos variables:</w:t>
      </w:r>
    </w:p>
    <w:tbl>
      <w:tblPr>
        <w:tblStyle w:val="a"/>
        <w:tblW w:w="8985" w:type="dxa"/>
        <w:tblBorders>
          <w:top w:val="single" w:color="808080" w:sz="5" w:space="0"/>
          <w:left w:val="single" w:color="808080" w:sz="5" w:space="0"/>
          <w:bottom w:val="single" w:color="808080" w:sz="5" w:space="0"/>
          <w:right w:val="single" w:color="808080" w:sz="5" w:space="0"/>
          <w:insideH w:val="single" w:color="808080" w:sz="5" w:space="0"/>
          <w:insideV w:val="single" w:color="808080" w:sz="5" w:space="0"/>
        </w:tblBorders>
        <w:tblLayout w:type="fixed"/>
        <w:tblLook w:val="0600" w:firstRow="0" w:lastRow="0" w:firstColumn="0" w:lastColumn="0" w:noHBand="1" w:noVBand="1"/>
      </w:tblPr>
      <w:tblGrid>
        <w:gridCol w:w="1770"/>
        <w:gridCol w:w="3255"/>
        <w:gridCol w:w="3960"/>
      </w:tblGrid>
      <w:tr xmlns:wp14="http://schemas.microsoft.com/office/word/2010/wordml" w:rsidR="001674DE" w14:paraId="4DC13FC6" wp14:textId="77777777">
        <w:trPr>
          <w:trHeight w:val="450"/>
        </w:trPr>
        <w:tc>
          <w:tcPr>
            <w:tcW w:w="1770" w:type="dxa"/>
            <w:tcBorders>
              <w:top w:val="nil"/>
              <w:left w:val="nil"/>
              <w:bottom w:val="nil"/>
              <w:right w:val="nil"/>
            </w:tcBorders>
            <w:tcMar>
              <w:top w:w="0" w:type="dxa"/>
              <w:left w:w="0" w:type="dxa"/>
              <w:bottom w:w="0" w:type="dxa"/>
              <w:right w:w="0" w:type="dxa"/>
            </w:tcMar>
          </w:tcPr>
          <w:p w:rsidR="001674DE" w:rsidRDefault="00910045" w14:paraId="282D8D74" wp14:textId="77777777">
            <w:pPr>
              <w:spacing w:before="40" w:after="40"/>
              <w:ind w:left="-80" w:firstLine="221"/>
            </w:pPr>
            <w:r>
              <w:rPr>
                <w:b/>
              </w:rPr>
              <w:t>Variable</w:t>
            </w:r>
            <w:r>
              <w:t xml:space="preserve"> </w:t>
            </w:r>
          </w:p>
        </w:tc>
        <w:tc>
          <w:tcPr>
            <w:tcW w:w="3255" w:type="dxa"/>
            <w:tcBorders>
              <w:top w:val="nil"/>
              <w:left w:val="nil"/>
              <w:bottom w:val="nil"/>
              <w:right w:val="nil"/>
            </w:tcBorders>
            <w:tcMar>
              <w:top w:w="0" w:type="dxa"/>
              <w:left w:w="0" w:type="dxa"/>
              <w:bottom w:w="0" w:type="dxa"/>
              <w:right w:w="0" w:type="dxa"/>
            </w:tcMar>
          </w:tcPr>
          <w:p w:rsidR="001674DE" w:rsidRDefault="00910045" w14:paraId="74F43F00" wp14:textId="77777777">
            <w:pPr>
              <w:spacing w:before="40" w:after="40"/>
              <w:ind w:left="-80" w:firstLine="221"/>
            </w:pPr>
            <w:r>
              <w:rPr>
                <w:b/>
              </w:rPr>
              <w:t>Definición</w:t>
            </w:r>
            <w:r>
              <w:t xml:space="preserve"> </w:t>
            </w:r>
          </w:p>
        </w:tc>
        <w:tc>
          <w:tcPr>
            <w:tcW w:w="3960" w:type="dxa"/>
            <w:tcBorders>
              <w:top w:val="nil"/>
              <w:left w:val="nil"/>
              <w:bottom w:val="nil"/>
              <w:right w:val="nil"/>
            </w:tcBorders>
            <w:tcMar>
              <w:top w:w="0" w:type="dxa"/>
              <w:left w:w="0" w:type="dxa"/>
              <w:bottom w:w="0" w:type="dxa"/>
              <w:right w:w="0" w:type="dxa"/>
            </w:tcMar>
          </w:tcPr>
          <w:p w:rsidR="001674DE" w:rsidRDefault="00910045" w14:paraId="5383A6DF" wp14:textId="77777777">
            <w:pPr>
              <w:spacing w:before="40" w:after="40"/>
              <w:ind w:left="141"/>
            </w:pPr>
            <w:r>
              <w:rPr>
                <w:b/>
              </w:rPr>
              <w:t>Relación con otras variables</w:t>
            </w:r>
            <w:r>
              <w:t xml:space="preserve"> </w:t>
            </w:r>
          </w:p>
        </w:tc>
      </w:tr>
      <w:tr xmlns:wp14="http://schemas.microsoft.com/office/word/2010/wordml" w:rsidR="001674DE" w14:paraId="57A82B5D" wp14:textId="77777777">
        <w:trPr>
          <w:trHeight w:val="1915"/>
        </w:trPr>
        <w:tc>
          <w:tcPr>
            <w:tcW w:w="1770" w:type="dxa"/>
            <w:tcBorders>
              <w:top w:val="nil"/>
              <w:left w:val="nil"/>
              <w:bottom w:val="nil"/>
              <w:right w:val="nil"/>
            </w:tcBorders>
            <w:tcMar>
              <w:top w:w="0" w:type="dxa"/>
              <w:left w:w="0" w:type="dxa"/>
              <w:bottom w:w="0" w:type="dxa"/>
              <w:right w:w="0" w:type="dxa"/>
            </w:tcMar>
          </w:tcPr>
          <w:p w:rsidR="001674DE" w:rsidRDefault="00910045" w14:paraId="70D16EB8" wp14:textId="77777777">
            <w:pPr>
              <w:spacing w:before="40" w:after="0"/>
              <w:ind w:left="-80" w:firstLine="221"/>
            </w:pPr>
            <w:r>
              <w:t xml:space="preserve">Receta </w:t>
            </w:r>
          </w:p>
        </w:tc>
        <w:tc>
          <w:tcPr>
            <w:tcW w:w="3255" w:type="dxa"/>
            <w:tcBorders>
              <w:top w:val="nil"/>
              <w:left w:val="nil"/>
              <w:bottom w:val="nil"/>
              <w:right w:val="nil"/>
            </w:tcBorders>
            <w:tcMar>
              <w:top w:w="0" w:type="dxa"/>
              <w:left w:w="0" w:type="dxa"/>
              <w:bottom w:w="0" w:type="dxa"/>
              <w:right w:w="0" w:type="dxa"/>
            </w:tcMar>
          </w:tcPr>
          <w:p w:rsidR="001674DE" w:rsidRDefault="00910045" w14:paraId="6B76C40B" wp14:textId="77777777">
            <w:pPr>
              <w:spacing w:before="40" w:after="0"/>
              <w:ind w:left="141"/>
            </w:pPr>
            <w:r>
              <w:t xml:space="preserve">Implica los ingredientes que se utilizan, la cantidad y el orden en el que se ponen. </w:t>
            </w:r>
          </w:p>
        </w:tc>
        <w:tc>
          <w:tcPr>
            <w:tcW w:w="3960" w:type="dxa"/>
            <w:tcBorders>
              <w:top w:val="nil"/>
              <w:left w:val="nil"/>
              <w:bottom w:val="nil"/>
              <w:right w:val="nil"/>
            </w:tcBorders>
            <w:tcMar>
              <w:top w:w="0" w:type="dxa"/>
              <w:left w:w="0" w:type="dxa"/>
              <w:bottom w:w="0" w:type="dxa"/>
              <w:right w:w="0" w:type="dxa"/>
            </w:tcMar>
          </w:tcPr>
          <w:p w:rsidR="001674DE" w:rsidRDefault="00910045" w14:paraId="4CA6B3FE" wp14:textId="77777777">
            <w:pPr>
              <w:spacing w:before="40" w:after="0"/>
              <w:ind w:left="141"/>
            </w:pPr>
            <w:r>
              <w:t xml:space="preserve">Los ingredientes influyen en el tiempo de cocción ya que tienen que calentarse totalmente. </w:t>
            </w:r>
            <w:r>
              <w:t>A menor cantidad menor tiempo de cocción.</w:t>
            </w:r>
          </w:p>
        </w:tc>
      </w:tr>
      <w:tr xmlns:wp14="http://schemas.microsoft.com/office/word/2010/wordml" w:rsidR="001674DE" w14:paraId="248982FE" wp14:textId="77777777">
        <w:trPr>
          <w:trHeight w:val="1426"/>
        </w:trPr>
        <w:tc>
          <w:tcPr>
            <w:tcW w:w="1770" w:type="dxa"/>
            <w:tcBorders>
              <w:top w:val="nil"/>
              <w:left w:val="nil"/>
              <w:bottom w:val="nil"/>
              <w:right w:val="nil"/>
            </w:tcBorders>
            <w:tcMar>
              <w:top w:w="0" w:type="dxa"/>
              <w:left w:w="0" w:type="dxa"/>
              <w:bottom w:w="0" w:type="dxa"/>
              <w:right w:w="0" w:type="dxa"/>
            </w:tcMar>
          </w:tcPr>
          <w:p w:rsidR="001674DE" w:rsidRDefault="00910045" w14:paraId="6C8FDB8E" wp14:textId="77777777">
            <w:pPr>
              <w:spacing w:before="0" w:after="0"/>
              <w:ind w:left="141"/>
            </w:pPr>
            <w:r>
              <w:t xml:space="preserve">Intensidad del </w:t>
            </w:r>
            <w:r>
              <w:t>Calor</w:t>
            </w:r>
          </w:p>
        </w:tc>
        <w:tc>
          <w:tcPr>
            <w:tcW w:w="3255" w:type="dxa"/>
            <w:tcBorders>
              <w:top w:val="nil"/>
              <w:left w:val="nil"/>
              <w:bottom w:val="nil"/>
              <w:right w:val="nil"/>
            </w:tcBorders>
            <w:tcMar>
              <w:top w:w="0" w:type="dxa"/>
              <w:left w:w="0" w:type="dxa"/>
              <w:bottom w:w="0" w:type="dxa"/>
              <w:right w:w="0" w:type="dxa"/>
            </w:tcMar>
          </w:tcPr>
          <w:p w:rsidR="001674DE" w:rsidRDefault="00910045" w14:paraId="0FED00D6" wp14:textId="77777777">
            <w:pPr>
              <w:spacing w:before="0" w:after="0"/>
              <w:ind w:left="141"/>
            </w:pPr>
            <w:r>
              <w:t xml:space="preserve">Se refiere al nivel de calor que se le aplica a la sartén. </w:t>
            </w:r>
          </w:p>
        </w:tc>
        <w:tc>
          <w:tcPr>
            <w:tcW w:w="3960" w:type="dxa"/>
            <w:tcBorders>
              <w:top w:val="nil"/>
              <w:left w:val="nil"/>
              <w:bottom w:val="nil"/>
              <w:right w:val="nil"/>
            </w:tcBorders>
            <w:tcMar>
              <w:top w:w="0" w:type="dxa"/>
              <w:left w:w="0" w:type="dxa"/>
              <w:bottom w:w="0" w:type="dxa"/>
              <w:right w:w="0" w:type="dxa"/>
            </w:tcMar>
          </w:tcPr>
          <w:p w:rsidR="001674DE" w:rsidRDefault="00910045" w14:paraId="56C9B4EC" wp14:textId="77777777">
            <w:pPr>
              <w:spacing w:before="0" w:after="0"/>
              <w:ind w:left="141"/>
            </w:pPr>
            <w:r>
              <w:t xml:space="preserve">Si es muy alto, la tortilla se va a quemar antes de que se hayan calentado los ingredientes. </w:t>
            </w:r>
          </w:p>
        </w:tc>
      </w:tr>
    </w:tbl>
    <w:p xmlns:wp14="http://schemas.microsoft.com/office/word/2010/wordml" w:rsidR="001674DE" w:rsidRDefault="00910045" w14:paraId="2650ECC3" wp14:textId="77777777">
      <w:pPr>
        <w:pStyle w:val="Heading2"/>
      </w:pPr>
      <w:bookmarkStart w:name="_6mirzabgu853" w:colFirst="0" w:colLast="0" w:id="5"/>
      <w:bookmarkEnd w:id="5"/>
      <w:r>
        <w:t xml:space="preserve">1.2 Bases teóricas </w:t>
      </w:r>
    </w:p>
    <w:p xmlns:wp14="http://schemas.microsoft.com/office/word/2010/wordml" w:rsidR="001674DE" w:rsidRDefault="00910045" w14:paraId="768809B4" wp14:textId="77777777">
      <w:r w:rsidRPr="190A456A" w:rsidR="00910045">
        <w:rPr>
          <w:lang w:val="es-ES"/>
        </w:rPr>
        <w:t>Las bases teóricas sentadas para el desarrollo del proyecto tienen 3 ejes principales. El primero respalda el beneficio que aporta el uso de tecnologías inmersivas en las experiencias de aprendizaje. Su incorporación contribuye a una mayor comprensión de conceptos, así como en la adquisición y mejora de habilidades [3, 8]. El segundo se enfoca en la aplicación de los Principios de Aprendizaje Multimedia, los cuales estipulan buenas prácticas en la producción de contenido audiovisual para contribuir a la int</w:t>
      </w:r>
      <w:r w:rsidRPr="190A456A" w:rsidR="00910045">
        <w:rPr>
          <w:lang w:val="es-ES"/>
        </w:rPr>
        <w:t xml:space="preserve">eriorización del mensaje [9]. </w:t>
      </w:r>
      <w:r w:rsidRPr="190A456A" w:rsidR="00910045">
        <w:rPr>
          <w:lang w:val="es-ES"/>
        </w:rPr>
        <w:t>Estos principios fueron implementados en el material instructivo que se visualiza dentro del entorno digital.</w:t>
      </w:r>
      <w:r w:rsidRPr="190A456A" w:rsidR="00910045">
        <w:rPr>
          <w:lang w:val="es-ES"/>
        </w:rPr>
        <w:t xml:space="preserve"> El tercero se basa en 9 Principios de Diseño para educación en </w:t>
      </w:r>
      <w:r w:rsidRPr="190A456A" w:rsidR="00910045">
        <w:rPr>
          <w:lang w:val="es-ES"/>
        </w:rPr>
        <w:t>Stem</w:t>
      </w:r>
      <w:r w:rsidRPr="190A456A" w:rsidR="00910045">
        <w:rPr>
          <w:lang w:val="es-ES"/>
        </w:rPr>
        <w:t xml:space="preserve"> con VR Inmersivo [8], los cuales sentaron la base para las etapas definidas en la experiencia.</w:t>
      </w:r>
    </w:p>
    <w:p xmlns:wp14="http://schemas.microsoft.com/office/word/2010/wordml" w:rsidR="001674DE" w:rsidRDefault="00910045" w14:paraId="1717FAC1" wp14:textId="77777777">
      <w:pPr>
        <w:pStyle w:val="Heading1"/>
      </w:pPr>
      <w:bookmarkStart w:name="_66auw8h1a706" w:colFirst="0" w:colLast="0" w:id="6"/>
      <w:bookmarkEnd w:id="6"/>
      <w:r>
        <w:t xml:space="preserve">Sección 2: La Experiencia de Aprendizaje </w:t>
      </w:r>
    </w:p>
    <w:p xmlns:wp14="http://schemas.microsoft.com/office/word/2010/wordml" w:rsidR="001674DE" w:rsidRDefault="00910045" w14:paraId="7304BEA1" wp14:textId="77777777">
      <w:r>
        <w:t>Para el diseño de la experiencia de aprendizaje se tomó en cuenta el público meta para esta Herramienta VR y el contexto propuesto para su uso. Se diseñaron una Encuesta de Usabilidad Percibida, la Herramienta VR y una Guía de Interacción.</w:t>
      </w:r>
    </w:p>
    <w:p xmlns:wp14="http://schemas.microsoft.com/office/word/2010/wordml" w:rsidR="001674DE" w:rsidRDefault="00910045" w14:paraId="100383EC" wp14:textId="77777777">
      <w:pPr>
        <w:pStyle w:val="Heading2"/>
        <w:spacing w:after="40"/>
      </w:pPr>
      <w:bookmarkStart w:name="_ncd0ffusi1v4" w:colFirst="0" w:colLast="0" w:id="7"/>
      <w:bookmarkEnd w:id="7"/>
      <w:r>
        <w:t xml:space="preserve">2.1 Usuarios </w:t>
      </w:r>
    </w:p>
    <w:p xmlns:wp14="http://schemas.microsoft.com/office/word/2010/wordml" w:rsidR="001674DE" w:rsidP="190A456A" w:rsidRDefault="00910045" w14:paraId="7A966509" wp14:textId="77777777">
      <w:pPr>
        <w:rPr>
          <w:lang w:val="es-ES"/>
        </w:rPr>
      </w:pPr>
      <w:r w:rsidRPr="190A456A" w:rsidR="00910045">
        <w:rPr>
          <w:lang w:val="es-ES"/>
        </w:rPr>
        <w:t xml:space="preserve">La experiencia está dirigida a jóvenes adultos de 18 a 25 años con poco o ningún conocimiento en cocina. Este grupo forma una gran parte de la población del campus universitario donde se desarrolló el proyecto. </w:t>
      </w:r>
      <w:r w:rsidRPr="190A456A" w:rsidR="00910045">
        <w:rPr>
          <w:lang w:val="es-ES"/>
        </w:rPr>
        <w:t>No era necesario estar cursando una carrera universitaria para participar, los materiales fueron diseñados para el bienestar estudiantil en general, no como parte de un curso específico.</w:t>
      </w:r>
    </w:p>
    <w:p xmlns:wp14="http://schemas.microsoft.com/office/word/2010/wordml" w:rsidR="001674DE" w:rsidRDefault="00910045" w14:paraId="2C9937E7" wp14:textId="77777777">
      <w:r>
        <w:t>El objetivo es enseñar conceptos básicos de cocina a cocineros novatos, sin requerir conocimientos previos. La experiencia se adapta a diferentes niveles de familiaridad con VR, desde usuarios principiantes hasta expertos.</w:t>
      </w:r>
    </w:p>
    <w:p xmlns:wp14="http://schemas.microsoft.com/office/word/2010/wordml" w:rsidR="001674DE" w:rsidRDefault="00910045" w14:paraId="61749334" wp14:textId="77777777">
      <w:pPr>
        <w:pStyle w:val="Heading2"/>
      </w:pPr>
      <w:bookmarkStart w:name="_98jnvo8g40cv" w:colFirst="0" w:colLast="0" w:id="8"/>
      <w:bookmarkEnd w:id="8"/>
      <w:r>
        <w:t xml:space="preserve">2.2 Contexto de aprendizaje </w:t>
      </w:r>
    </w:p>
    <w:p xmlns:wp14="http://schemas.microsoft.com/office/word/2010/wordml" w:rsidR="001674DE" w:rsidRDefault="00910045" w14:paraId="6C0D6CFF" wp14:textId="77777777">
      <w:r>
        <w:t>La experiencia está diseñada para un uso informal en espacios públicos del campus, como una actividad voluntaria y casual. Se necesita un área de aproximadamente 2 x 2 metros para permitir libertad de movimiento, así como acceso a corriente eléctrica para recargar las baterías. No se requiere mobiliario especial ni conexión a internet.</w:t>
      </w:r>
    </w:p>
    <w:p xmlns:wp14="http://schemas.microsoft.com/office/word/2010/wordml" w:rsidR="001674DE" w:rsidRDefault="00910045" w14:paraId="070B1D82" wp14:textId="77777777">
      <w:pPr>
        <w:pStyle w:val="Heading2"/>
        <w:spacing w:before="300"/>
      </w:pPr>
      <w:bookmarkStart w:name="_gjk4dva3elh5" w:colFirst="0" w:colLast="0" w:id="9"/>
      <w:bookmarkEnd w:id="9"/>
      <w:r>
        <w:t xml:space="preserve">2.3 Materiales de aprendizaje </w:t>
      </w:r>
    </w:p>
    <w:p xmlns:wp14="http://schemas.microsoft.com/office/word/2010/wordml" w:rsidR="001674DE" w:rsidRDefault="00910045" w14:paraId="503F2D1A" wp14:textId="77777777">
      <w:pPr>
        <w:pStyle w:val="Heading3"/>
      </w:pPr>
      <w:bookmarkStart w:name="_tk4fo1w3702z" w:colFirst="0" w:colLast="0" w:id="10"/>
      <w:bookmarkEnd w:id="10"/>
      <w:r>
        <w:t>2.3.1 Evaluación de Percepción de Usabilidad</w:t>
      </w:r>
    </w:p>
    <w:p xmlns:wp14="http://schemas.microsoft.com/office/word/2010/wordml" w:rsidR="001674DE" w:rsidRDefault="00910045" w14:paraId="4C4D7AF2" wp14:textId="77777777">
      <w:r w:rsidRPr="190A456A" w:rsidR="00910045">
        <w:rPr>
          <w:lang w:val="es-ES"/>
        </w:rPr>
        <w:t>Debido a limitaciones prácticas, no se realizó una prueba de conocimiento formal. En su lugar, se utilizó una Encuesta de Percepción de Usabilidad basada en el System Usability Scale (SUS). La encuesta incluía preguntas demográficas, sobre la experiencia previa con VR, sobre la experiencia en cocina, y una evaluación final de la usabilidad percibida de la herramienta. La encuesta completa se encuentra en el Anexo 1.</w:t>
      </w:r>
    </w:p>
    <w:p xmlns:wp14="http://schemas.microsoft.com/office/word/2010/wordml" w:rsidR="001674DE" w:rsidRDefault="00910045" w14:paraId="6E5C3CA0" wp14:textId="77777777">
      <w:pPr>
        <w:pStyle w:val="Heading3"/>
      </w:pPr>
      <w:bookmarkStart w:name="_404cquaq8ygt" w:colFirst="0" w:colLast="0" w:id="11"/>
      <w:bookmarkEnd w:id="11"/>
      <w:r>
        <w:t xml:space="preserve">2.3.2 Objeto de aprendizaje </w:t>
      </w:r>
    </w:p>
    <w:p xmlns:wp14="http://schemas.microsoft.com/office/word/2010/wordml" w:rsidR="001674DE" w:rsidRDefault="00910045" w14:paraId="35406916" wp14:textId="77777777">
      <w:r w:rsidRPr="190A456A" w:rsidR="00910045">
        <w:rPr>
          <w:lang w:val="es-ES"/>
        </w:rPr>
        <w:t>La experiencia fue desarrollada en colaboración entre estudiantes de Diseño de Experiencias de Aprendizaje, Ingeniería en Diseño Industrial, Ingeniería en Computación y Administración de Empresas. Los estudiantes de Diseño Industrial diseñaron la herramienta VR y los materiales utilizados, mientras que los de Computación implementaron la propuesta y los de Administración investigaron el proceso de preparación de una quesadilla.</w:t>
      </w:r>
    </w:p>
    <w:p xmlns:wp14="http://schemas.microsoft.com/office/word/2010/wordml" w:rsidR="001674DE" w:rsidRDefault="00910045" w14:paraId="78D2D436" wp14:textId="77777777">
      <w:r w:rsidRPr="190A456A" w:rsidR="00910045">
        <w:rPr>
          <w:lang w:val="es-ES"/>
        </w:rPr>
        <w:t>Los usuarios interactuaron con la experiencia mediante el visor Meta Quest 2 y dos controles L/R Touch. La Figura 1 muestra el entorno virtual de la simulación, y un video demostrativo se encuentra en el Anexo 2. El objeto de aprendizaje tiene dos etapas principales.</w:t>
      </w:r>
      <w:r w:rsidRPr="190A456A" w:rsidR="00910045">
        <w:rPr>
          <w:lang w:val="es-ES"/>
        </w:rPr>
        <w:t xml:space="preserve"> La primera etapa se enfocó en introducir al usuario al entorno VR y a los controles, mientras que la segunda etapa estaba enfocada en enseñar al usuario los conceptos relacionados a la receta y cocción de la quesadilla.  </w:t>
      </w:r>
    </w:p>
    <w:p xmlns:wp14="http://schemas.microsoft.com/office/word/2010/wordml" w:rsidR="001674DE" w:rsidP="190A456A" w:rsidRDefault="00910045" w14:paraId="26750421" wp14:textId="77777777">
      <w:pPr>
        <w:spacing w:before="0" w:after="0"/>
        <w:ind w:left="992" w:right="997"/>
        <w:jc w:val="center"/>
        <w:rPr>
          <w:color w:val="4D4D4D"/>
          <w:sz w:val="18"/>
          <w:szCs w:val="18"/>
          <w:lang w:val="es-ES"/>
        </w:rPr>
      </w:pPr>
      <w:r w:rsidRPr="190A456A" w:rsidR="00910045">
        <w:rPr>
          <w:b w:val="1"/>
          <w:bCs w:val="1"/>
          <w:color w:val="4D4D4D"/>
          <w:sz w:val="18"/>
          <w:szCs w:val="18"/>
          <w:lang w:val="es-ES"/>
        </w:rPr>
        <w:t xml:space="preserve">Figura 1. </w:t>
      </w:r>
      <w:r w:rsidRPr="190A456A" w:rsidR="00910045">
        <w:rPr>
          <w:color w:val="4D4D4D"/>
          <w:sz w:val="18"/>
          <w:szCs w:val="18"/>
          <w:lang w:val="es-ES"/>
        </w:rPr>
        <w:t>Captura de el prototipo alfa de la Herramienta VR</w:t>
      </w:r>
      <w:r w:rsidRPr="190A456A" w:rsidR="00910045">
        <w:rPr>
          <w:color w:val="4D4D4D"/>
          <w:sz w:val="18"/>
          <w:szCs w:val="18"/>
          <w:lang w:val="es-ES"/>
        </w:rPr>
        <w:t>.</w:t>
      </w:r>
      <w:r>
        <w:rPr>
          <w:noProof/>
        </w:rPr>
        <w:drawing>
          <wp:anchor xmlns:wp14="http://schemas.microsoft.com/office/word/2010/wordprocessingDrawing" distT="114300" distB="114300" distL="114300" distR="114300" simplePos="0" relativeHeight="251659264" behindDoc="0" locked="0" layoutInCell="1" hidden="0" allowOverlap="1" wp14:anchorId="243D2D44" wp14:editId="7777777">
            <wp:simplePos x="0" y="0"/>
            <wp:positionH relativeFrom="column">
              <wp:posOffset>19051</wp:posOffset>
            </wp:positionH>
            <wp:positionV relativeFrom="paragraph">
              <wp:posOffset>114300</wp:posOffset>
            </wp:positionV>
            <wp:extent cx="5253038" cy="2590800"/>
            <wp:effectExtent l="0" t="0" r="0" b="0"/>
            <wp:wrapTopAndBottom distT="114300" distB="11430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5253038" cy="2590800"/>
                    </a:xfrm>
                    <a:prstGeom prst="rect">
                      <a:avLst/>
                    </a:prstGeom>
                    <a:ln/>
                  </pic:spPr>
                </pic:pic>
              </a:graphicData>
            </a:graphic>
          </wp:anchor>
        </w:drawing>
      </w:r>
    </w:p>
    <w:p xmlns:wp14="http://schemas.microsoft.com/office/word/2010/wordml" w:rsidR="001674DE" w:rsidRDefault="00910045" w14:paraId="38BE7B00" wp14:textId="77777777">
      <w:pPr>
        <w:spacing w:before="0" w:after="0"/>
        <w:ind w:left="992" w:right="997"/>
        <w:jc w:val="center"/>
      </w:pPr>
      <w:r w:rsidRPr="190A456A" w:rsidR="00910045">
        <w:rPr>
          <w:b w:val="1"/>
          <w:bCs w:val="1"/>
          <w:color w:val="4D4D4D"/>
          <w:sz w:val="18"/>
          <w:szCs w:val="18"/>
          <w:lang w:val="es-ES"/>
        </w:rPr>
        <w:t xml:space="preserve">Fuente: </w:t>
      </w:r>
      <w:r w:rsidRPr="190A456A" w:rsidR="00910045">
        <w:rPr>
          <w:color w:val="4D4D4D"/>
          <w:sz w:val="18"/>
          <w:szCs w:val="18"/>
          <w:lang w:val="es-ES"/>
        </w:rPr>
        <w:t>Elaboración propia, 2024.</w:t>
      </w:r>
    </w:p>
    <w:p xmlns:wp14="http://schemas.microsoft.com/office/word/2010/wordml" w:rsidR="001674DE" w:rsidRDefault="00910045" w14:paraId="7B38D5E6" wp14:textId="77777777">
      <w:r>
        <w:t xml:space="preserve">La siguiente tabla detalla los objetos virtuales correspondientes a los objetivos de aprendizaje de ambas etapas. </w:t>
      </w:r>
    </w:p>
    <w:tbl>
      <w:tblPr>
        <w:tblStyle w:val="a0"/>
        <w:tblW w:w="9000" w:type="dxa"/>
        <w:tblBorders>
          <w:top w:val="single" w:color="808080" w:sz="5" w:space="0"/>
          <w:left w:val="single" w:color="808080" w:sz="5" w:space="0"/>
          <w:bottom w:val="single" w:color="808080" w:sz="5" w:space="0"/>
          <w:right w:val="single" w:color="808080" w:sz="5" w:space="0"/>
          <w:insideH w:val="single" w:color="808080" w:sz="5" w:space="0"/>
          <w:insideV w:val="single" w:color="808080" w:sz="5" w:space="0"/>
        </w:tblBorders>
        <w:tblLayout w:type="fixed"/>
        <w:tblLook w:val="0600" w:firstRow="0" w:lastRow="0" w:firstColumn="0" w:lastColumn="0" w:noHBand="1" w:noVBand="1"/>
      </w:tblPr>
      <w:tblGrid>
        <w:gridCol w:w="2925"/>
        <w:gridCol w:w="2505"/>
        <w:gridCol w:w="3570"/>
      </w:tblGrid>
      <w:tr xmlns:wp14="http://schemas.microsoft.com/office/word/2010/wordml" w:rsidR="001674DE" w:rsidTr="190A456A" w14:paraId="39F68F93" wp14:textId="77777777">
        <w:trPr>
          <w:trHeight w:val="450"/>
        </w:trPr>
        <w:tc>
          <w:tcPr>
            <w:tcW w:w="9000" w:type="dxa"/>
            <w:gridSpan w:val="3"/>
            <w:tcBorders>
              <w:top w:val="nil"/>
              <w:left w:val="nil"/>
              <w:bottom w:val="nil"/>
              <w:right w:val="nil"/>
            </w:tcBorders>
            <w:tcMar>
              <w:top w:w="0" w:type="dxa"/>
              <w:left w:w="0" w:type="dxa"/>
              <w:bottom w:w="0" w:type="dxa"/>
              <w:right w:w="0" w:type="dxa"/>
            </w:tcMar>
          </w:tcPr>
          <w:p w:rsidR="001674DE" w:rsidRDefault="00910045" w14:paraId="0296BCE6" wp14:textId="77777777">
            <w:pPr>
              <w:rPr>
                <w:b/>
                <w:sz w:val="28"/>
                <w:szCs w:val="28"/>
              </w:rPr>
            </w:pPr>
            <w:r>
              <w:rPr>
                <w:b/>
                <w:sz w:val="28"/>
                <w:szCs w:val="28"/>
              </w:rPr>
              <w:t xml:space="preserve">Etapa A: Introducción al entorno VR </w:t>
            </w:r>
          </w:p>
        </w:tc>
      </w:tr>
      <w:tr xmlns:wp14="http://schemas.microsoft.com/office/word/2010/wordml" w:rsidR="001674DE" w:rsidTr="190A456A" w14:paraId="3C6C6D22" wp14:textId="77777777">
        <w:trPr>
          <w:trHeight w:val="450"/>
        </w:trPr>
        <w:tc>
          <w:tcPr>
            <w:tcW w:w="2925" w:type="dxa"/>
            <w:tcBorders>
              <w:top w:val="nil"/>
              <w:left w:val="nil"/>
              <w:bottom w:val="nil"/>
              <w:right w:val="nil"/>
            </w:tcBorders>
            <w:shd w:val="clear" w:color="auto" w:fill="auto"/>
            <w:tcMar>
              <w:top w:w="0" w:type="dxa"/>
              <w:left w:w="0" w:type="dxa"/>
              <w:bottom w:w="0" w:type="dxa"/>
              <w:right w:w="0" w:type="dxa"/>
            </w:tcMar>
          </w:tcPr>
          <w:p w:rsidR="001674DE" w:rsidRDefault="00910045" w14:paraId="1168F8D5" wp14:textId="77777777">
            <w:pPr>
              <w:spacing w:after="0"/>
              <w:rPr>
                <w:b/>
              </w:rPr>
            </w:pPr>
            <w:r>
              <w:rPr>
                <w:b/>
              </w:rPr>
              <w:t xml:space="preserve">Objetivo de aprendizaje </w:t>
            </w:r>
          </w:p>
        </w:tc>
        <w:tc>
          <w:tcPr>
            <w:tcW w:w="2505" w:type="dxa"/>
            <w:tcBorders>
              <w:top w:val="nil"/>
              <w:left w:val="nil"/>
              <w:bottom w:val="nil"/>
              <w:right w:val="nil"/>
            </w:tcBorders>
            <w:shd w:val="clear" w:color="auto" w:fill="auto"/>
            <w:tcMar>
              <w:top w:w="0" w:type="dxa"/>
              <w:left w:w="0" w:type="dxa"/>
              <w:bottom w:w="0" w:type="dxa"/>
              <w:right w:w="0" w:type="dxa"/>
            </w:tcMar>
          </w:tcPr>
          <w:p w:rsidR="001674DE" w:rsidRDefault="00910045" w14:paraId="6B26EF1E" wp14:textId="77777777">
            <w:pPr>
              <w:spacing w:after="0"/>
              <w:rPr>
                <w:b/>
              </w:rPr>
            </w:pPr>
            <w:r>
              <w:rPr>
                <w:b/>
              </w:rPr>
              <w:t xml:space="preserve">Objetos virtuales </w:t>
            </w:r>
          </w:p>
        </w:tc>
        <w:tc>
          <w:tcPr>
            <w:tcW w:w="3570" w:type="dxa"/>
            <w:tcBorders>
              <w:top w:val="nil"/>
              <w:left w:val="nil"/>
              <w:bottom w:val="nil"/>
              <w:right w:val="nil"/>
            </w:tcBorders>
            <w:shd w:val="clear" w:color="auto" w:fill="auto"/>
            <w:tcMar>
              <w:top w:w="0" w:type="dxa"/>
              <w:left w:w="0" w:type="dxa"/>
              <w:bottom w:w="0" w:type="dxa"/>
              <w:right w:w="0" w:type="dxa"/>
            </w:tcMar>
          </w:tcPr>
          <w:p w:rsidR="001674DE" w:rsidRDefault="00910045" w14:paraId="7454DD94" wp14:textId="77777777">
            <w:pPr>
              <w:spacing w:after="0"/>
              <w:rPr>
                <w:b/>
              </w:rPr>
            </w:pPr>
            <w:r>
              <w:rPr>
                <w:b/>
              </w:rPr>
              <w:t xml:space="preserve">Interacción </w:t>
            </w:r>
          </w:p>
        </w:tc>
      </w:tr>
      <w:tr xmlns:wp14="http://schemas.microsoft.com/office/word/2010/wordml" w:rsidR="001674DE" w:rsidTr="190A456A" w14:paraId="1B322088" wp14:textId="77777777">
        <w:trPr>
          <w:trHeight w:val="990"/>
        </w:trPr>
        <w:tc>
          <w:tcPr>
            <w:tcW w:w="2925" w:type="dxa"/>
            <w:tcBorders>
              <w:top w:val="nil"/>
              <w:left w:val="nil"/>
              <w:bottom w:val="nil"/>
              <w:right w:val="nil"/>
            </w:tcBorders>
            <w:shd w:val="clear" w:color="auto" w:fill="auto"/>
            <w:tcMar>
              <w:top w:w="0" w:type="dxa"/>
              <w:left w:w="0" w:type="dxa"/>
              <w:bottom w:w="0" w:type="dxa"/>
              <w:right w:w="0" w:type="dxa"/>
            </w:tcMar>
          </w:tcPr>
          <w:p w:rsidR="001674DE" w:rsidRDefault="00910045" w14:paraId="469B2695" wp14:textId="77777777">
            <w:pPr>
              <w:spacing w:before="40" w:after="40"/>
              <w:ind w:left="141"/>
            </w:pPr>
            <w:r>
              <w:t>Pasar el paso</w:t>
            </w:r>
            <w:r>
              <w:t xml:space="preserve"> </w:t>
            </w:r>
          </w:p>
        </w:tc>
        <w:tc>
          <w:tcPr>
            <w:tcW w:w="2505" w:type="dxa"/>
            <w:tcBorders>
              <w:top w:val="nil"/>
              <w:left w:val="nil"/>
              <w:bottom w:val="nil"/>
              <w:right w:val="nil"/>
            </w:tcBorders>
            <w:shd w:val="clear" w:color="auto" w:fill="auto"/>
            <w:tcMar>
              <w:top w:w="0" w:type="dxa"/>
              <w:left w:w="0" w:type="dxa"/>
              <w:bottom w:w="0" w:type="dxa"/>
              <w:right w:w="0" w:type="dxa"/>
            </w:tcMar>
          </w:tcPr>
          <w:p w:rsidR="001674DE" w:rsidRDefault="00910045" w14:paraId="338F61B9" wp14:textId="77777777">
            <w:pPr>
              <w:spacing w:before="40" w:after="40"/>
              <w:ind w:left="141"/>
            </w:pPr>
            <w:r>
              <w:t xml:space="preserve">Botones </w:t>
            </w:r>
            <w:r>
              <w:t>en la pantalla</w:t>
            </w:r>
          </w:p>
        </w:tc>
        <w:tc>
          <w:tcPr>
            <w:tcW w:w="3570" w:type="dxa"/>
            <w:tcBorders>
              <w:top w:val="nil"/>
              <w:left w:val="nil"/>
              <w:bottom w:val="nil"/>
              <w:right w:val="nil"/>
            </w:tcBorders>
            <w:shd w:val="clear" w:color="auto" w:fill="auto"/>
            <w:tcMar>
              <w:top w:w="0" w:type="dxa"/>
              <w:left w:w="0" w:type="dxa"/>
              <w:bottom w:w="0" w:type="dxa"/>
              <w:right w:w="0" w:type="dxa"/>
            </w:tcMar>
          </w:tcPr>
          <w:p w:rsidR="001674DE" w:rsidRDefault="00910045" w14:paraId="3AACD536" wp14:textId="77777777">
            <w:pPr>
              <w:spacing w:before="40" w:after="40"/>
              <w:ind w:left="141"/>
            </w:pPr>
            <w:r w:rsidRPr="190A456A" w:rsidR="00910045">
              <w:rPr>
                <w:lang w:val="es-ES"/>
              </w:rPr>
              <w:t xml:space="preserve">Apuntar el </w:t>
            </w:r>
            <w:r w:rsidRPr="190A456A" w:rsidR="00910045">
              <w:rPr>
                <w:i w:val="1"/>
                <w:iCs w:val="1"/>
                <w:lang w:val="es-ES"/>
              </w:rPr>
              <w:t>pointer</w:t>
            </w:r>
            <w:r w:rsidRPr="190A456A" w:rsidR="00910045">
              <w:rPr>
                <w:lang w:val="es-ES"/>
              </w:rPr>
              <w:t xml:space="preserve"> al botón, presionar </w:t>
            </w:r>
            <w:r w:rsidRPr="190A456A" w:rsidR="00910045">
              <w:rPr>
                <w:i w:val="1"/>
                <w:iCs w:val="1"/>
                <w:lang w:val="es-ES"/>
              </w:rPr>
              <w:t>trigger</w:t>
            </w:r>
            <w:r w:rsidRPr="190A456A" w:rsidR="00910045">
              <w:rPr>
                <w:lang w:val="es-ES"/>
              </w:rPr>
              <w:t xml:space="preserve"> para elegir.</w:t>
            </w:r>
          </w:p>
        </w:tc>
      </w:tr>
      <w:tr xmlns:wp14="http://schemas.microsoft.com/office/word/2010/wordml" w:rsidR="001674DE" w:rsidTr="190A456A" w14:paraId="63883DB4" wp14:textId="77777777">
        <w:trPr>
          <w:trHeight w:val="1260"/>
        </w:trPr>
        <w:tc>
          <w:tcPr>
            <w:tcW w:w="2925" w:type="dxa"/>
            <w:tcBorders>
              <w:top w:val="nil"/>
              <w:left w:val="nil"/>
              <w:bottom w:val="nil"/>
              <w:right w:val="nil"/>
            </w:tcBorders>
            <w:shd w:val="clear" w:color="auto" w:fill="auto"/>
            <w:tcMar>
              <w:top w:w="0" w:type="dxa"/>
              <w:left w:w="0" w:type="dxa"/>
              <w:bottom w:w="0" w:type="dxa"/>
              <w:right w:w="0" w:type="dxa"/>
            </w:tcMar>
          </w:tcPr>
          <w:p w:rsidR="001674DE" w:rsidRDefault="00910045" w14:paraId="041D7D31" wp14:textId="77777777">
            <w:pPr>
              <w:spacing w:before="40" w:after="40"/>
              <w:ind w:left="141"/>
            </w:pPr>
            <w:r>
              <w:t xml:space="preserve">Mover objetos </w:t>
            </w:r>
          </w:p>
        </w:tc>
        <w:tc>
          <w:tcPr>
            <w:tcW w:w="2505" w:type="dxa"/>
            <w:tcBorders>
              <w:top w:val="nil"/>
              <w:left w:val="nil"/>
              <w:bottom w:val="nil"/>
              <w:right w:val="nil"/>
            </w:tcBorders>
            <w:shd w:val="clear" w:color="auto" w:fill="auto"/>
            <w:tcMar>
              <w:top w:w="0" w:type="dxa"/>
              <w:left w:w="0" w:type="dxa"/>
              <w:bottom w:w="0" w:type="dxa"/>
              <w:right w:w="0" w:type="dxa"/>
            </w:tcMar>
          </w:tcPr>
          <w:p w:rsidR="001674DE" w:rsidRDefault="00910045" w14:paraId="2B060BDD" wp14:textId="77777777">
            <w:pPr>
              <w:spacing w:before="40" w:after="40"/>
              <w:ind w:left="141"/>
            </w:pPr>
            <w:r>
              <w:t xml:space="preserve">Objetos variados, </w:t>
            </w:r>
          </w:p>
          <w:p w:rsidR="001674DE" w:rsidRDefault="00910045" w14:paraId="22B58C17" wp14:textId="77777777">
            <w:pPr>
              <w:spacing w:before="40" w:after="40"/>
              <w:ind w:left="141"/>
            </w:pPr>
            <w:r>
              <w:t>Pantalla</w:t>
            </w:r>
            <w:r>
              <w:t xml:space="preserve"> </w:t>
            </w:r>
          </w:p>
        </w:tc>
        <w:tc>
          <w:tcPr>
            <w:tcW w:w="3570" w:type="dxa"/>
            <w:tcBorders>
              <w:top w:val="nil"/>
              <w:left w:val="nil"/>
              <w:bottom w:val="nil"/>
              <w:right w:val="nil"/>
            </w:tcBorders>
            <w:shd w:val="clear" w:color="auto" w:fill="auto"/>
            <w:tcMar>
              <w:top w:w="0" w:type="dxa"/>
              <w:left w:w="0" w:type="dxa"/>
              <w:bottom w:w="0" w:type="dxa"/>
              <w:right w:w="0" w:type="dxa"/>
            </w:tcMar>
          </w:tcPr>
          <w:p w:rsidR="001674DE" w:rsidRDefault="00910045" w14:paraId="26C5E003" wp14:textId="77777777">
            <w:pPr>
              <w:spacing w:before="40" w:after="40"/>
              <w:ind w:left="141"/>
            </w:pPr>
            <w:r w:rsidRPr="190A456A" w:rsidR="00910045">
              <w:rPr>
                <w:lang w:val="es-ES"/>
              </w:rPr>
              <w:t xml:space="preserve">Acercar el control al cubo, presionar </w:t>
            </w:r>
            <w:r w:rsidRPr="190A456A" w:rsidR="00910045">
              <w:rPr>
                <w:b w:val="1"/>
                <w:bCs w:val="1"/>
                <w:lang w:val="es-ES"/>
              </w:rPr>
              <w:t>grip</w:t>
            </w:r>
            <w:r w:rsidRPr="190A456A" w:rsidR="00910045">
              <w:rPr>
                <w:lang w:val="es-ES"/>
              </w:rPr>
              <w:t xml:space="preserve"> para agarrarlo, moverlo al sitio señalado, </w:t>
            </w:r>
            <w:r w:rsidRPr="190A456A" w:rsidR="00910045">
              <w:rPr>
                <w:b w:val="1"/>
                <w:bCs w:val="1"/>
                <w:lang w:val="es-ES"/>
              </w:rPr>
              <w:t xml:space="preserve">soltar </w:t>
            </w:r>
            <w:r w:rsidRPr="190A456A" w:rsidR="00910045">
              <w:rPr>
                <w:b w:val="1"/>
                <w:bCs w:val="1"/>
                <w:lang w:val="es-ES"/>
              </w:rPr>
              <w:t>grip</w:t>
            </w:r>
            <w:r w:rsidRPr="190A456A" w:rsidR="00910045">
              <w:rPr>
                <w:b w:val="1"/>
                <w:bCs w:val="1"/>
                <w:lang w:val="es-ES"/>
              </w:rPr>
              <w:t>.</w:t>
            </w:r>
            <w:r w:rsidRPr="190A456A" w:rsidR="00910045">
              <w:rPr>
                <w:lang w:val="es-ES"/>
              </w:rPr>
              <w:t xml:space="preserve"> </w:t>
            </w:r>
          </w:p>
        </w:tc>
      </w:tr>
      <w:tr xmlns:wp14="http://schemas.microsoft.com/office/word/2010/wordml" w:rsidR="001674DE" w:rsidTr="190A456A" w14:paraId="07B6C421" wp14:textId="77777777">
        <w:trPr>
          <w:trHeight w:val="1100"/>
        </w:trPr>
        <w:tc>
          <w:tcPr>
            <w:tcW w:w="9000" w:type="dxa"/>
            <w:gridSpan w:val="3"/>
            <w:tcBorders>
              <w:top w:val="nil"/>
              <w:left w:val="nil"/>
              <w:bottom w:val="nil"/>
              <w:right w:val="nil"/>
            </w:tcBorders>
            <w:shd w:val="clear" w:color="auto" w:fill="auto"/>
            <w:tcMar>
              <w:top w:w="0" w:type="dxa"/>
              <w:left w:w="0" w:type="dxa"/>
              <w:bottom w:w="0" w:type="dxa"/>
              <w:right w:w="0" w:type="dxa"/>
            </w:tcMar>
          </w:tcPr>
          <w:p w:rsidR="001674DE" w:rsidRDefault="001674DE" w14:paraId="02EB378F" wp14:textId="77777777">
            <w:pPr>
              <w:spacing w:before="40" w:after="40"/>
              <w:ind w:left="141"/>
              <w:rPr>
                <w:b/>
                <w:sz w:val="28"/>
                <w:szCs w:val="28"/>
              </w:rPr>
            </w:pPr>
          </w:p>
          <w:p w:rsidR="001674DE" w:rsidRDefault="00910045" w14:paraId="498F0DF6" wp14:textId="77777777">
            <w:pPr>
              <w:spacing w:before="40" w:after="40"/>
              <w:ind w:left="141"/>
            </w:pPr>
            <w:r>
              <w:rPr>
                <w:b/>
                <w:sz w:val="28"/>
                <w:szCs w:val="28"/>
              </w:rPr>
              <w:t>Etapa B: Lección de cocina</w:t>
            </w:r>
            <w:r>
              <w:t xml:space="preserve"> </w:t>
            </w:r>
          </w:p>
        </w:tc>
      </w:tr>
      <w:tr xmlns:wp14="http://schemas.microsoft.com/office/word/2010/wordml" w:rsidR="001674DE" w:rsidTr="190A456A" w14:paraId="0C4572AB" wp14:textId="77777777">
        <w:trPr>
          <w:trHeight w:val="450"/>
        </w:trPr>
        <w:tc>
          <w:tcPr>
            <w:tcW w:w="2925" w:type="dxa"/>
            <w:tcBorders>
              <w:top w:val="nil"/>
              <w:left w:val="nil"/>
              <w:bottom w:val="nil"/>
              <w:right w:val="nil"/>
            </w:tcBorders>
            <w:shd w:val="clear" w:color="auto" w:fill="auto"/>
            <w:tcMar>
              <w:top w:w="0" w:type="dxa"/>
              <w:left w:w="0" w:type="dxa"/>
              <w:bottom w:w="0" w:type="dxa"/>
              <w:right w:w="0" w:type="dxa"/>
            </w:tcMar>
          </w:tcPr>
          <w:p w:rsidR="001674DE" w:rsidRDefault="001674DE" w14:paraId="6A05A809" wp14:textId="77777777">
            <w:pPr>
              <w:spacing w:before="40" w:after="40"/>
              <w:rPr>
                <w:b/>
              </w:rPr>
            </w:pPr>
          </w:p>
          <w:p w:rsidR="001674DE" w:rsidRDefault="00910045" w14:paraId="30C55D9E" wp14:textId="77777777">
            <w:pPr>
              <w:spacing w:before="40" w:after="40"/>
              <w:ind w:left="141"/>
            </w:pPr>
            <w:r>
              <w:rPr>
                <w:b/>
              </w:rPr>
              <w:t>Objetivo de aprendizaje</w:t>
            </w:r>
            <w:r>
              <w:t xml:space="preserve"> </w:t>
            </w:r>
          </w:p>
        </w:tc>
        <w:tc>
          <w:tcPr>
            <w:tcW w:w="2505" w:type="dxa"/>
            <w:tcBorders>
              <w:top w:val="nil"/>
              <w:left w:val="nil"/>
              <w:bottom w:val="nil"/>
              <w:right w:val="nil"/>
            </w:tcBorders>
            <w:shd w:val="clear" w:color="auto" w:fill="auto"/>
            <w:tcMar>
              <w:top w:w="0" w:type="dxa"/>
              <w:left w:w="0" w:type="dxa"/>
              <w:bottom w:w="0" w:type="dxa"/>
              <w:right w:w="0" w:type="dxa"/>
            </w:tcMar>
          </w:tcPr>
          <w:p w:rsidR="001674DE" w:rsidRDefault="001674DE" w14:paraId="5A39BBE3" wp14:textId="77777777">
            <w:pPr>
              <w:spacing w:before="40" w:after="40"/>
              <w:ind w:left="141"/>
              <w:rPr>
                <w:b/>
              </w:rPr>
            </w:pPr>
          </w:p>
          <w:p w:rsidR="001674DE" w:rsidRDefault="00910045" w14:paraId="35786BE8" wp14:textId="77777777">
            <w:pPr>
              <w:spacing w:before="40" w:after="40"/>
              <w:ind w:left="141"/>
            </w:pPr>
            <w:r>
              <w:rPr>
                <w:b/>
              </w:rPr>
              <w:t>Objetos virtuales</w:t>
            </w:r>
            <w:r>
              <w:t xml:space="preserve"> </w:t>
            </w:r>
          </w:p>
        </w:tc>
        <w:tc>
          <w:tcPr>
            <w:tcW w:w="3570" w:type="dxa"/>
            <w:tcBorders>
              <w:top w:val="nil"/>
              <w:left w:val="nil"/>
              <w:bottom w:val="nil"/>
              <w:right w:val="nil"/>
            </w:tcBorders>
            <w:shd w:val="clear" w:color="auto" w:fill="auto"/>
            <w:tcMar>
              <w:top w:w="0" w:type="dxa"/>
              <w:left w:w="0" w:type="dxa"/>
              <w:bottom w:w="0" w:type="dxa"/>
              <w:right w:w="0" w:type="dxa"/>
            </w:tcMar>
          </w:tcPr>
          <w:p w:rsidR="001674DE" w:rsidRDefault="001674DE" w14:paraId="41C8F396" wp14:textId="77777777">
            <w:pPr>
              <w:spacing w:before="40" w:after="40"/>
              <w:ind w:left="141"/>
              <w:rPr>
                <w:b/>
              </w:rPr>
            </w:pPr>
          </w:p>
          <w:p w:rsidR="001674DE" w:rsidRDefault="00910045" w14:paraId="6B9FE432" wp14:textId="77777777">
            <w:pPr>
              <w:spacing w:before="40" w:after="40"/>
              <w:ind w:left="141"/>
            </w:pPr>
            <w:r>
              <w:rPr>
                <w:b/>
              </w:rPr>
              <w:t>Interacción</w:t>
            </w:r>
            <w:r>
              <w:t xml:space="preserve"> </w:t>
            </w:r>
          </w:p>
        </w:tc>
      </w:tr>
      <w:tr xmlns:wp14="http://schemas.microsoft.com/office/word/2010/wordml" w:rsidR="001674DE" w:rsidTr="190A456A" w14:paraId="28FC7BC0" wp14:textId="77777777">
        <w:trPr>
          <w:trHeight w:val="1530"/>
        </w:trPr>
        <w:tc>
          <w:tcPr>
            <w:tcW w:w="2925" w:type="dxa"/>
            <w:tcBorders>
              <w:top w:val="nil"/>
              <w:left w:val="nil"/>
              <w:bottom w:val="nil"/>
              <w:right w:val="nil"/>
            </w:tcBorders>
            <w:shd w:val="clear" w:color="auto" w:fill="auto"/>
            <w:tcMar>
              <w:top w:w="0" w:type="dxa"/>
              <w:left w:w="0" w:type="dxa"/>
              <w:bottom w:w="0" w:type="dxa"/>
              <w:right w:w="0" w:type="dxa"/>
            </w:tcMar>
          </w:tcPr>
          <w:p w:rsidR="001674DE" w:rsidRDefault="00910045" w14:paraId="1C7B0F3C" wp14:textId="77777777">
            <w:pPr>
              <w:spacing w:before="40" w:after="40"/>
              <w:ind w:left="141"/>
            </w:pPr>
            <w:r>
              <w:t xml:space="preserve">Conocer equipo de cocina </w:t>
            </w:r>
          </w:p>
        </w:tc>
        <w:tc>
          <w:tcPr>
            <w:tcW w:w="2505" w:type="dxa"/>
            <w:tcBorders>
              <w:top w:val="nil"/>
              <w:left w:val="nil"/>
              <w:bottom w:val="nil"/>
              <w:right w:val="nil"/>
            </w:tcBorders>
            <w:shd w:val="clear" w:color="auto" w:fill="auto"/>
            <w:tcMar>
              <w:top w:w="0" w:type="dxa"/>
              <w:left w:w="0" w:type="dxa"/>
              <w:bottom w:w="0" w:type="dxa"/>
              <w:right w:w="0" w:type="dxa"/>
            </w:tcMar>
          </w:tcPr>
          <w:p w:rsidR="001674DE" w:rsidRDefault="00910045" w14:paraId="4A75B529" wp14:textId="77777777">
            <w:pPr>
              <w:spacing w:before="40" w:after="40"/>
              <w:ind w:left="141"/>
            </w:pPr>
            <w:r>
              <w:t xml:space="preserve">Pantalla </w:t>
            </w:r>
          </w:p>
          <w:p w:rsidR="001674DE" w:rsidRDefault="001674DE" w14:paraId="72A3D3EC" wp14:textId="77777777">
            <w:pPr>
              <w:spacing w:before="40" w:after="40"/>
              <w:ind w:left="141"/>
            </w:pPr>
          </w:p>
        </w:tc>
        <w:tc>
          <w:tcPr>
            <w:tcW w:w="3570" w:type="dxa"/>
            <w:tcBorders>
              <w:top w:val="nil"/>
              <w:left w:val="nil"/>
              <w:bottom w:val="nil"/>
              <w:right w:val="nil"/>
            </w:tcBorders>
            <w:shd w:val="clear" w:color="auto" w:fill="auto"/>
            <w:tcMar>
              <w:top w:w="0" w:type="dxa"/>
              <w:left w:w="0" w:type="dxa"/>
              <w:bottom w:w="0" w:type="dxa"/>
              <w:right w:w="0" w:type="dxa"/>
            </w:tcMar>
          </w:tcPr>
          <w:p w:rsidR="001674DE" w:rsidRDefault="00910045" w14:paraId="1395A23F" wp14:textId="77777777">
            <w:pPr>
              <w:spacing w:before="40" w:after="40"/>
              <w:ind w:left="141"/>
            </w:pPr>
            <w:r>
              <w:t xml:space="preserve">Presionar botones </w:t>
            </w:r>
            <w:r>
              <w:t>de</w:t>
            </w:r>
            <w:r>
              <w:t xml:space="preserve"> pantalla para ver el equipo de cocina</w:t>
            </w:r>
            <w:r>
              <w:t>.</w:t>
            </w:r>
          </w:p>
        </w:tc>
      </w:tr>
      <w:tr xmlns:wp14="http://schemas.microsoft.com/office/word/2010/wordml" w:rsidR="001674DE" w:rsidTr="190A456A" w14:paraId="7B02DD28" wp14:textId="77777777">
        <w:trPr>
          <w:trHeight w:val="1260"/>
        </w:trPr>
        <w:tc>
          <w:tcPr>
            <w:tcW w:w="2925" w:type="dxa"/>
            <w:tcBorders>
              <w:top w:val="nil"/>
              <w:left w:val="nil"/>
              <w:bottom w:val="nil"/>
              <w:right w:val="nil"/>
            </w:tcBorders>
            <w:shd w:val="clear" w:color="auto" w:fill="auto"/>
            <w:tcMar>
              <w:top w:w="0" w:type="dxa"/>
              <w:left w:w="0" w:type="dxa"/>
              <w:bottom w:w="0" w:type="dxa"/>
              <w:right w:w="0" w:type="dxa"/>
            </w:tcMar>
          </w:tcPr>
          <w:p w:rsidR="001674DE" w:rsidRDefault="00910045" w14:paraId="6DDFA62C" wp14:textId="77777777">
            <w:pPr>
              <w:spacing w:before="40" w:after="40"/>
              <w:ind w:left="141"/>
            </w:pPr>
            <w:r>
              <w:t xml:space="preserve">Calentar la sartén, Temperatura de la sartén. </w:t>
            </w:r>
          </w:p>
        </w:tc>
        <w:tc>
          <w:tcPr>
            <w:tcW w:w="2505" w:type="dxa"/>
            <w:tcBorders>
              <w:top w:val="nil"/>
              <w:left w:val="nil"/>
              <w:bottom w:val="nil"/>
              <w:right w:val="nil"/>
            </w:tcBorders>
            <w:shd w:val="clear" w:color="auto" w:fill="auto"/>
            <w:tcMar>
              <w:top w:w="0" w:type="dxa"/>
              <w:left w:w="0" w:type="dxa"/>
              <w:bottom w:w="0" w:type="dxa"/>
              <w:right w:w="0" w:type="dxa"/>
            </w:tcMar>
          </w:tcPr>
          <w:p w:rsidR="001674DE" w:rsidRDefault="00910045" w14:paraId="205FED9F" wp14:textId="77777777">
            <w:pPr>
              <w:spacing w:before="40" w:after="40"/>
              <w:ind w:left="141"/>
            </w:pPr>
            <w:r>
              <w:t xml:space="preserve">Hornilla, </w:t>
            </w:r>
          </w:p>
          <w:p w:rsidR="001674DE" w:rsidRDefault="00910045" w14:paraId="00EE6C90" wp14:textId="77777777">
            <w:pPr>
              <w:spacing w:before="40" w:after="40"/>
              <w:ind w:left="141"/>
            </w:pPr>
            <w:r>
              <w:t xml:space="preserve">Interfaz de la hornilla, </w:t>
            </w:r>
          </w:p>
          <w:p w:rsidR="001674DE" w:rsidRDefault="00910045" w14:paraId="02D1D941" wp14:textId="77777777">
            <w:pPr>
              <w:spacing w:before="40" w:after="40"/>
              <w:ind w:left="141"/>
            </w:pPr>
            <w:r>
              <w:t>Pantalla</w:t>
            </w:r>
          </w:p>
          <w:p w:rsidR="001674DE" w:rsidRDefault="001674DE" w14:paraId="0D0B940D" wp14:textId="77777777">
            <w:pPr>
              <w:spacing w:before="40" w:after="40"/>
              <w:ind w:left="141"/>
            </w:pPr>
          </w:p>
        </w:tc>
        <w:tc>
          <w:tcPr>
            <w:tcW w:w="3570" w:type="dxa"/>
            <w:tcBorders>
              <w:top w:val="nil"/>
              <w:left w:val="nil"/>
              <w:bottom w:val="nil"/>
              <w:right w:val="nil"/>
            </w:tcBorders>
            <w:shd w:val="clear" w:color="auto" w:fill="auto"/>
            <w:tcMar>
              <w:top w:w="0" w:type="dxa"/>
              <w:left w:w="0" w:type="dxa"/>
              <w:bottom w:w="0" w:type="dxa"/>
              <w:right w:w="0" w:type="dxa"/>
            </w:tcMar>
          </w:tcPr>
          <w:p w:rsidR="001674DE" w:rsidRDefault="00910045" w14:paraId="0CC4101F" wp14:textId="77777777">
            <w:pPr>
              <w:spacing w:before="40" w:after="40"/>
              <w:ind w:left="141"/>
            </w:pPr>
            <w:r>
              <w:t xml:space="preserve">Presionar botón de encendido de la hornilla. Presionar botones de +/- para ajustar temperatura. </w:t>
            </w:r>
          </w:p>
        </w:tc>
      </w:tr>
      <w:tr xmlns:wp14="http://schemas.microsoft.com/office/word/2010/wordml" w:rsidR="001674DE" w:rsidTr="190A456A" w14:paraId="559764FC" wp14:textId="77777777">
        <w:trPr>
          <w:trHeight w:val="1800"/>
        </w:trPr>
        <w:tc>
          <w:tcPr>
            <w:tcW w:w="2925" w:type="dxa"/>
            <w:tcBorders>
              <w:top w:val="nil"/>
              <w:left w:val="nil"/>
              <w:bottom w:val="nil"/>
              <w:right w:val="nil"/>
            </w:tcBorders>
            <w:shd w:val="clear" w:color="auto" w:fill="auto"/>
            <w:tcMar>
              <w:top w:w="0" w:type="dxa"/>
              <w:left w:w="0" w:type="dxa"/>
              <w:bottom w:w="0" w:type="dxa"/>
              <w:right w:w="0" w:type="dxa"/>
            </w:tcMar>
          </w:tcPr>
          <w:p w:rsidR="001674DE" w:rsidRDefault="00910045" w14:paraId="789C5602" wp14:textId="77777777">
            <w:pPr>
              <w:spacing w:before="40" w:after="40"/>
              <w:ind w:left="141"/>
            </w:pPr>
            <w:r>
              <w:t xml:space="preserve">Armar quesadilla,  </w:t>
            </w:r>
          </w:p>
          <w:p w:rsidR="001674DE" w:rsidRDefault="00910045" w14:paraId="406A5A94" wp14:textId="77777777">
            <w:pPr>
              <w:spacing w:before="40" w:after="40"/>
              <w:ind w:left="141"/>
            </w:pPr>
            <w:r>
              <w:t xml:space="preserve">Receta de la quesadilla. </w:t>
            </w:r>
          </w:p>
        </w:tc>
        <w:tc>
          <w:tcPr>
            <w:tcW w:w="2505" w:type="dxa"/>
            <w:tcBorders>
              <w:top w:val="nil"/>
              <w:left w:val="nil"/>
              <w:bottom w:val="nil"/>
              <w:right w:val="nil"/>
            </w:tcBorders>
            <w:shd w:val="clear" w:color="auto" w:fill="auto"/>
            <w:tcMar>
              <w:top w:w="0" w:type="dxa"/>
              <w:left w:w="0" w:type="dxa"/>
              <w:bottom w:w="0" w:type="dxa"/>
              <w:right w:w="0" w:type="dxa"/>
            </w:tcMar>
          </w:tcPr>
          <w:p w:rsidR="001674DE" w:rsidRDefault="00910045" w14:paraId="61A07208" wp14:textId="77777777">
            <w:pPr>
              <w:spacing w:before="40" w:after="40"/>
              <w:ind w:left="141"/>
            </w:pPr>
            <w:r>
              <w:t xml:space="preserve">Ingredientes: </w:t>
            </w:r>
          </w:p>
          <w:p w:rsidR="001674DE" w:rsidRDefault="00910045" w14:paraId="6CD0E4B2" wp14:textId="77777777">
            <w:pPr>
              <w:spacing w:before="40" w:after="40"/>
              <w:ind w:left="141"/>
            </w:pPr>
            <w:r>
              <w:t xml:space="preserve">Tortillas, Frijoles, Queso, Carne. </w:t>
            </w:r>
          </w:p>
          <w:p w:rsidR="001674DE" w:rsidRDefault="00910045" w14:paraId="7FA9EF5C" wp14:textId="77777777">
            <w:pPr>
              <w:spacing w:before="40" w:after="40"/>
              <w:ind w:left="141"/>
            </w:pPr>
            <w:r>
              <w:t xml:space="preserve">Tabla de cortar </w:t>
            </w:r>
          </w:p>
          <w:p w:rsidR="001674DE" w:rsidRDefault="001674DE" w14:paraId="0E27B00A" wp14:textId="77777777">
            <w:pPr>
              <w:spacing w:before="40" w:after="40"/>
              <w:ind w:left="141"/>
            </w:pPr>
          </w:p>
        </w:tc>
        <w:tc>
          <w:tcPr>
            <w:tcW w:w="3570" w:type="dxa"/>
            <w:tcBorders>
              <w:top w:val="nil"/>
              <w:left w:val="nil"/>
              <w:bottom w:val="nil"/>
              <w:right w:val="nil"/>
            </w:tcBorders>
            <w:shd w:val="clear" w:color="auto" w:fill="auto"/>
            <w:tcMar>
              <w:top w:w="0" w:type="dxa"/>
              <w:left w:w="0" w:type="dxa"/>
              <w:bottom w:w="0" w:type="dxa"/>
              <w:right w:w="0" w:type="dxa"/>
            </w:tcMar>
          </w:tcPr>
          <w:p w:rsidR="001674DE" w:rsidRDefault="00910045" w14:paraId="4A10FDD2" wp14:textId="77777777">
            <w:pPr>
              <w:spacing w:before="40" w:after="40"/>
              <w:ind w:left="141"/>
            </w:pPr>
            <w:r w:rsidRPr="190A456A" w:rsidR="00910045">
              <w:rPr>
                <w:lang w:val="es-ES"/>
              </w:rPr>
              <w:t>Acercar el control al ingrediente,</w:t>
            </w:r>
            <w:r w:rsidRPr="190A456A" w:rsidR="00910045">
              <w:rPr>
                <w:i w:val="1"/>
                <w:iCs w:val="1"/>
                <w:lang w:val="es-ES"/>
              </w:rPr>
              <w:t xml:space="preserve"> </w:t>
            </w:r>
            <w:r w:rsidRPr="190A456A" w:rsidR="00910045">
              <w:rPr>
                <w:i w:val="1"/>
                <w:iCs w:val="1"/>
                <w:lang w:val="es-ES"/>
              </w:rPr>
              <w:t>grip</w:t>
            </w:r>
            <w:r w:rsidRPr="190A456A" w:rsidR="00910045">
              <w:rPr>
                <w:lang w:val="es-ES"/>
              </w:rPr>
              <w:t xml:space="preserve">, mover al </w:t>
            </w:r>
            <w:r w:rsidRPr="190A456A" w:rsidR="00910045">
              <w:rPr>
                <w:i w:val="1"/>
                <w:iCs w:val="1"/>
                <w:lang w:val="es-ES"/>
              </w:rPr>
              <w:t>target</w:t>
            </w:r>
            <w:r w:rsidRPr="190A456A" w:rsidR="00910045">
              <w:rPr>
                <w:lang w:val="es-ES"/>
              </w:rPr>
              <w:t xml:space="preserve"> y </w:t>
            </w:r>
            <w:r w:rsidRPr="190A456A" w:rsidR="00910045">
              <w:rPr>
                <w:lang w:val="es-ES"/>
              </w:rPr>
              <w:t xml:space="preserve">soltar </w:t>
            </w:r>
            <w:r w:rsidRPr="190A456A" w:rsidR="00910045">
              <w:rPr>
                <w:i w:val="1"/>
                <w:iCs w:val="1"/>
                <w:lang w:val="es-ES"/>
              </w:rPr>
              <w:t>grip</w:t>
            </w:r>
            <w:r w:rsidRPr="190A456A" w:rsidR="00910045">
              <w:rPr>
                <w:lang w:val="es-ES"/>
              </w:rPr>
              <w:t>. Repetir con todos los ingredientes</w:t>
            </w:r>
            <w:r w:rsidRPr="190A456A" w:rsidR="00910045">
              <w:rPr>
                <w:lang w:val="es-ES"/>
              </w:rPr>
              <w:t>. La pantalla muestra el ingrediente que debe colocar.</w:t>
            </w:r>
          </w:p>
        </w:tc>
      </w:tr>
      <w:tr xmlns:wp14="http://schemas.microsoft.com/office/word/2010/wordml" w:rsidR="001674DE" w:rsidTr="190A456A" w14:paraId="59F221A0" wp14:textId="77777777">
        <w:trPr>
          <w:trHeight w:val="2340"/>
        </w:trPr>
        <w:tc>
          <w:tcPr>
            <w:tcW w:w="2925" w:type="dxa"/>
            <w:tcBorders>
              <w:top w:val="nil"/>
              <w:left w:val="nil"/>
              <w:bottom w:val="nil"/>
              <w:right w:val="nil"/>
            </w:tcBorders>
            <w:shd w:val="clear" w:color="auto" w:fill="auto"/>
            <w:tcMar>
              <w:top w:w="0" w:type="dxa"/>
              <w:left w:w="0" w:type="dxa"/>
              <w:bottom w:w="0" w:type="dxa"/>
              <w:right w:w="0" w:type="dxa"/>
            </w:tcMar>
          </w:tcPr>
          <w:p w:rsidR="001674DE" w:rsidRDefault="00910045" w14:paraId="43013DF4" wp14:textId="77777777">
            <w:pPr>
              <w:spacing w:before="40" w:after="40"/>
              <w:ind w:left="141"/>
            </w:pPr>
            <w:r>
              <w:t xml:space="preserve">Cocinar quesadilla,  </w:t>
            </w:r>
          </w:p>
          <w:p w:rsidR="001674DE" w:rsidRDefault="00910045" w14:paraId="1B643EEB" wp14:textId="77777777">
            <w:pPr>
              <w:spacing w:before="40" w:after="40"/>
              <w:ind w:left="141"/>
            </w:pPr>
            <w:r>
              <w:t xml:space="preserve">Voltear quesadilla. </w:t>
            </w:r>
          </w:p>
        </w:tc>
        <w:tc>
          <w:tcPr>
            <w:tcW w:w="2505" w:type="dxa"/>
            <w:tcBorders>
              <w:top w:val="nil"/>
              <w:left w:val="nil"/>
              <w:bottom w:val="nil"/>
              <w:right w:val="nil"/>
            </w:tcBorders>
            <w:shd w:val="clear" w:color="auto" w:fill="auto"/>
            <w:tcMar>
              <w:top w:w="0" w:type="dxa"/>
              <w:left w:w="0" w:type="dxa"/>
              <w:bottom w:w="0" w:type="dxa"/>
              <w:right w:w="0" w:type="dxa"/>
            </w:tcMar>
          </w:tcPr>
          <w:p w:rsidR="001674DE" w:rsidRDefault="00910045" w14:paraId="479FF073" wp14:textId="77777777">
            <w:pPr>
              <w:spacing w:before="40" w:after="40"/>
              <w:ind w:left="141"/>
            </w:pPr>
            <w:r>
              <w:t xml:space="preserve">Sartén, </w:t>
            </w:r>
          </w:p>
          <w:p w:rsidR="001674DE" w:rsidRDefault="00910045" w14:paraId="2EA5A12B" wp14:textId="77777777">
            <w:pPr>
              <w:spacing w:before="40" w:after="40"/>
              <w:ind w:left="141"/>
            </w:pPr>
            <w:r>
              <w:t xml:space="preserve">Quesadilla armada, </w:t>
            </w:r>
          </w:p>
          <w:p w:rsidR="001674DE" w:rsidRDefault="00910045" w14:paraId="79A7B67B" wp14:textId="77777777">
            <w:pPr>
              <w:spacing w:before="40" w:after="40"/>
              <w:ind w:left="141"/>
            </w:pPr>
            <w:r>
              <w:t>Temporizador de la hornilla</w:t>
            </w:r>
          </w:p>
        </w:tc>
        <w:tc>
          <w:tcPr>
            <w:tcW w:w="3570" w:type="dxa"/>
            <w:tcBorders>
              <w:top w:val="nil"/>
              <w:left w:val="nil"/>
              <w:bottom w:val="nil"/>
              <w:right w:val="nil"/>
            </w:tcBorders>
            <w:shd w:val="clear" w:color="auto" w:fill="auto"/>
            <w:tcMar>
              <w:top w:w="0" w:type="dxa"/>
              <w:left w:w="0" w:type="dxa"/>
              <w:bottom w:w="0" w:type="dxa"/>
              <w:right w:w="0" w:type="dxa"/>
            </w:tcMar>
          </w:tcPr>
          <w:p w:rsidR="001674DE" w:rsidRDefault="00910045" w14:paraId="4EE73AF1" wp14:textId="77777777">
            <w:pPr>
              <w:spacing w:before="40" w:after="40"/>
              <w:ind w:left="141"/>
            </w:pPr>
            <w:r w:rsidRPr="190A456A" w:rsidR="00910045">
              <w:rPr>
                <w:i w:val="1"/>
                <w:iCs w:val="1"/>
                <w:lang w:val="es-ES"/>
              </w:rPr>
              <w:t>Grip</w:t>
            </w:r>
            <w:r w:rsidRPr="190A456A" w:rsidR="00910045">
              <w:rPr>
                <w:b w:val="1"/>
                <w:bCs w:val="1"/>
                <w:lang w:val="es-ES"/>
              </w:rPr>
              <w:t xml:space="preserve"> </w:t>
            </w:r>
            <w:r w:rsidRPr="190A456A" w:rsidR="00910045">
              <w:rPr>
                <w:lang w:val="es-ES"/>
              </w:rPr>
              <w:t xml:space="preserve">quesadilla, mover a la sartén y </w:t>
            </w:r>
            <w:r w:rsidRPr="190A456A" w:rsidR="00910045">
              <w:rPr>
                <w:lang w:val="es-ES"/>
              </w:rPr>
              <w:t xml:space="preserve">soltar </w:t>
            </w:r>
            <w:r w:rsidRPr="190A456A" w:rsidR="00910045">
              <w:rPr>
                <w:i w:val="1"/>
                <w:iCs w:val="1"/>
                <w:lang w:val="es-ES"/>
              </w:rPr>
              <w:t>grip</w:t>
            </w:r>
            <w:r w:rsidRPr="190A456A" w:rsidR="00910045">
              <w:rPr>
                <w:lang w:val="es-ES"/>
              </w:rPr>
              <w:t xml:space="preserve">. </w:t>
            </w:r>
          </w:p>
          <w:p w:rsidR="001674DE" w:rsidRDefault="00910045" w14:paraId="67AD1960" wp14:textId="77777777">
            <w:pPr>
              <w:spacing w:before="40" w:after="40"/>
              <w:ind w:left="141"/>
            </w:pPr>
            <w:r w:rsidRPr="190A456A" w:rsidR="00910045">
              <w:rPr>
                <w:i w:val="1"/>
                <w:iCs w:val="1"/>
                <w:lang w:val="es-ES"/>
              </w:rPr>
              <w:t>Grip</w:t>
            </w:r>
            <w:r w:rsidRPr="190A456A" w:rsidR="00910045">
              <w:rPr>
                <w:lang w:val="es-ES"/>
              </w:rPr>
              <w:t xml:space="preserve"> espátula, acercar la quesadilla y </w:t>
            </w:r>
            <w:r w:rsidRPr="190A456A" w:rsidR="00910045">
              <w:rPr>
                <w:i w:val="1"/>
                <w:iCs w:val="1"/>
                <w:lang w:val="es-ES"/>
              </w:rPr>
              <w:t>trigger</w:t>
            </w:r>
            <w:r w:rsidRPr="190A456A" w:rsidR="00910045">
              <w:rPr>
                <w:lang w:val="es-ES"/>
              </w:rPr>
              <w:t xml:space="preserve"> para voltear la quesadilla.  </w:t>
            </w:r>
          </w:p>
        </w:tc>
      </w:tr>
      <w:tr xmlns:wp14="http://schemas.microsoft.com/office/word/2010/wordml" w:rsidR="001674DE" w:rsidTr="190A456A" w14:paraId="0D595EC1" wp14:textId="77777777">
        <w:trPr>
          <w:trHeight w:val="1800"/>
        </w:trPr>
        <w:tc>
          <w:tcPr>
            <w:tcW w:w="2925" w:type="dxa"/>
            <w:tcBorders>
              <w:top w:val="nil"/>
              <w:left w:val="nil"/>
              <w:bottom w:val="nil"/>
              <w:right w:val="nil"/>
            </w:tcBorders>
            <w:shd w:val="clear" w:color="auto" w:fill="auto"/>
            <w:tcMar>
              <w:top w:w="0" w:type="dxa"/>
              <w:left w:w="0" w:type="dxa"/>
              <w:bottom w:w="0" w:type="dxa"/>
              <w:right w:w="0" w:type="dxa"/>
            </w:tcMar>
          </w:tcPr>
          <w:p w:rsidR="001674DE" w:rsidRDefault="00910045" w14:paraId="76150798" wp14:textId="77777777">
            <w:pPr>
              <w:spacing w:before="40" w:after="40"/>
              <w:ind w:left="141"/>
            </w:pPr>
            <w:r>
              <w:t xml:space="preserve">Servir la quesadilla </w:t>
            </w:r>
          </w:p>
        </w:tc>
        <w:tc>
          <w:tcPr>
            <w:tcW w:w="2505" w:type="dxa"/>
            <w:tcBorders>
              <w:top w:val="nil"/>
              <w:left w:val="nil"/>
              <w:bottom w:val="nil"/>
              <w:right w:val="nil"/>
            </w:tcBorders>
            <w:shd w:val="clear" w:color="auto" w:fill="auto"/>
            <w:tcMar>
              <w:top w:w="0" w:type="dxa"/>
              <w:left w:w="0" w:type="dxa"/>
              <w:bottom w:w="0" w:type="dxa"/>
              <w:right w:w="0" w:type="dxa"/>
            </w:tcMar>
          </w:tcPr>
          <w:p w:rsidR="001674DE" w:rsidRDefault="00910045" w14:paraId="155A4490" wp14:textId="77777777">
            <w:pPr>
              <w:spacing w:before="40" w:after="40"/>
              <w:ind w:left="141"/>
            </w:pPr>
            <w:r>
              <w:t>Sartén</w:t>
            </w:r>
            <w:r>
              <w:t xml:space="preserve">, Plato, </w:t>
            </w:r>
          </w:p>
          <w:p w:rsidR="001674DE" w:rsidRDefault="00910045" w14:paraId="25489011" wp14:textId="77777777">
            <w:pPr>
              <w:spacing w:before="40" w:after="40"/>
              <w:ind w:left="141"/>
            </w:pPr>
            <w:r>
              <w:t xml:space="preserve">Quesadilla cocida, </w:t>
            </w:r>
          </w:p>
          <w:p w:rsidR="001674DE" w:rsidRDefault="00910045" w14:paraId="266C0D74" wp14:textId="77777777">
            <w:pPr>
              <w:spacing w:before="40" w:after="40"/>
              <w:ind w:left="141"/>
            </w:pPr>
            <w:r>
              <w:t>Temporizador de la hornilla</w:t>
            </w:r>
          </w:p>
        </w:tc>
        <w:tc>
          <w:tcPr>
            <w:tcW w:w="3570" w:type="dxa"/>
            <w:tcBorders>
              <w:top w:val="nil"/>
              <w:left w:val="nil"/>
              <w:bottom w:val="nil"/>
              <w:right w:val="nil"/>
            </w:tcBorders>
            <w:shd w:val="clear" w:color="auto" w:fill="auto"/>
            <w:tcMar>
              <w:top w:w="0" w:type="dxa"/>
              <w:left w:w="0" w:type="dxa"/>
              <w:bottom w:w="0" w:type="dxa"/>
              <w:right w:w="0" w:type="dxa"/>
            </w:tcMar>
          </w:tcPr>
          <w:p w:rsidR="001674DE" w:rsidRDefault="00910045" w14:paraId="538B4C29" wp14:textId="77777777">
            <w:pPr>
              <w:spacing w:before="40" w:after="40"/>
              <w:ind w:left="141"/>
            </w:pPr>
            <w:r w:rsidRPr="190A456A" w:rsidR="00910045">
              <w:rPr>
                <w:i w:val="1"/>
                <w:iCs w:val="1"/>
                <w:lang w:val="es-ES"/>
              </w:rPr>
              <w:t xml:space="preserve">Grip </w:t>
            </w:r>
            <w:r w:rsidRPr="190A456A" w:rsidR="00910045">
              <w:rPr>
                <w:lang w:val="es-ES"/>
              </w:rPr>
              <w:t>la quesadilla, colocarla sobre el plato</w:t>
            </w:r>
          </w:p>
        </w:tc>
      </w:tr>
      <w:tr xmlns:wp14="http://schemas.microsoft.com/office/word/2010/wordml" w:rsidR="001674DE" w:rsidTr="190A456A" w14:paraId="106FC077" wp14:textId="77777777">
        <w:trPr>
          <w:trHeight w:val="1260"/>
        </w:trPr>
        <w:tc>
          <w:tcPr>
            <w:tcW w:w="2925" w:type="dxa"/>
            <w:tcBorders>
              <w:top w:val="nil"/>
              <w:left w:val="nil"/>
              <w:bottom w:val="nil"/>
              <w:right w:val="nil"/>
            </w:tcBorders>
            <w:shd w:val="clear" w:color="auto" w:fill="auto"/>
            <w:tcMar>
              <w:top w:w="0" w:type="dxa"/>
              <w:left w:w="0" w:type="dxa"/>
              <w:bottom w:w="0" w:type="dxa"/>
              <w:right w:w="0" w:type="dxa"/>
            </w:tcMar>
          </w:tcPr>
          <w:p w:rsidR="001674DE" w:rsidRDefault="00910045" w14:paraId="67D0E802" wp14:textId="77777777">
            <w:pPr>
              <w:spacing w:before="40" w:after="40"/>
              <w:ind w:left="141"/>
            </w:pPr>
            <w:r>
              <w:t xml:space="preserve">Finalizar y Recibir retroalimentación </w:t>
            </w:r>
          </w:p>
        </w:tc>
        <w:tc>
          <w:tcPr>
            <w:tcW w:w="2505" w:type="dxa"/>
            <w:tcBorders>
              <w:top w:val="nil"/>
              <w:left w:val="nil"/>
              <w:bottom w:val="nil"/>
              <w:right w:val="nil"/>
            </w:tcBorders>
            <w:shd w:val="clear" w:color="auto" w:fill="auto"/>
            <w:tcMar>
              <w:top w:w="0" w:type="dxa"/>
              <w:left w:w="0" w:type="dxa"/>
              <w:bottom w:w="0" w:type="dxa"/>
              <w:right w:w="0" w:type="dxa"/>
            </w:tcMar>
          </w:tcPr>
          <w:p w:rsidR="001674DE" w:rsidRDefault="00910045" w14:paraId="352E92E9" wp14:textId="77777777">
            <w:pPr>
              <w:spacing w:before="40" w:after="40"/>
            </w:pPr>
            <w:r>
              <w:t xml:space="preserve">  </w:t>
            </w:r>
            <w:r>
              <w:t xml:space="preserve">Pantalla </w:t>
            </w:r>
          </w:p>
        </w:tc>
        <w:tc>
          <w:tcPr>
            <w:tcW w:w="3570" w:type="dxa"/>
            <w:tcBorders>
              <w:top w:val="nil"/>
              <w:left w:val="nil"/>
              <w:bottom w:val="nil"/>
              <w:right w:val="nil"/>
            </w:tcBorders>
            <w:shd w:val="clear" w:color="auto" w:fill="auto"/>
            <w:tcMar>
              <w:top w:w="0" w:type="dxa"/>
              <w:left w:w="0" w:type="dxa"/>
              <w:bottom w:w="0" w:type="dxa"/>
              <w:right w:w="0" w:type="dxa"/>
            </w:tcMar>
          </w:tcPr>
          <w:p w:rsidR="001674DE" w:rsidRDefault="00910045" w14:paraId="05F1FE69" wp14:textId="77777777">
            <w:pPr>
              <w:spacing w:before="40" w:after="40"/>
              <w:ind w:left="141"/>
            </w:pPr>
            <w:r>
              <w:t xml:space="preserve">Presionar botón para confirmar que ya terminó. Presionar botón para ver retroalimentación. </w:t>
            </w:r>
          </w:p>
        </w:tc>
      </w:tr>
    </w:tbl>
    <w:p xmlns:wp14="http://schemas.microsoft.com/office/word/2010/wordml" w:rsidR="001674DE" w:rsidRDefault="00910045" w14:paraId="6A92AE0D" wp14:textId="77777777">
      <w:pPr>
        <w:pStyle w:val="Heading3"/>
      </w:pPr>
      <w:bookmarkStart w:name="_jetwxtya38dy" w:colFirst="0" w:colLast="0" w:id="12"/>
      <w:bookmarkEnd w:id="12"/>
      <w:r>
        <w:t xml:space="preserve">2.3.3 Guía de interacción </w:t>
      </w:r>
    </w:p>
    <w:p xmlns:wp14="http://schemas.microsoft.com/office/word/2010/wordml" w:rsidR="001674DE" w:rsidRDefault="00910045" w14:paraId="165587F6" wp14:textId="77777777">
      <w:r>
        <w:t xml:space="preserve">La Herramienta de Realidad Virtual está compuesta por 2 etapas principales. </w:t>
      </w:r>
    </w:p>
    <w:p xmlns:wp14="http://schemas.microsoft.com/office/word/2010/wordml" w:rsidR="001674DE" w:rsidRDefault="00910045" w14:paraId="1FA5422E" wp14:textId="77777777">
      <w:pPr>
        <w:pStyle w:val="Heading4"/>
        <w:ind w:left="0"/>
      </w:pPr>
      <w:bookmarkStart w:name="_ft67zk73mojr" w:colFirst="0" w:colLast="0" w:id="13"/>
      <w:bookmarkEnd w:id="13"/>
      <w:r>
        <w:t>Etapa 1: Introducción al entorno VR</w:t>
      </w:r>
    </w:p>
    <w:p xmlns:wp14="http://schemas.microsoft.com/office/word/2010/wordml" w:rsidR="001674DE" w:rsidRDefault="00910045" w14:paraId="39E75C0E" wp14:textId="77777777">
      <w:r w:rsidRPr="5B466128" w:rsidR="00910045">
        <w:rPr>
          <w:lang w:val="es-ES"/>
        </w:rPr>
        <w:t>La etapa inicial corresponde a un tutorial</w:t>
      </w:r>
      <w:r w:rsidRPr="5B466128" w:rsidR="00910045">
        <w:rPr>
          <w:lang w:val="es-ES"/>
        </w:rPr>
        <w:t xml:space="preserve"> sobre e</w:t>
      </w:r>
      <w:r w:rsidRPr="5B466128" w:rsidR="00910045">
        <w:rPr>
          <w:lang w:val="es-ES"/>
        </w:rPr>
        <w:t xml:space="preserve">l uso de los controles, interacciones y gestos </w:t>
      </w:r>
      <w:r w:rsidRPr="5B466128" w:rsidR="00910045">
        <w:rPr>
          <w:lang w:val="es-ES"/>
        </w:rPr>
        <w:t xml:space="preserve">en </w:t>
      </w:r>
      <w:r w:rsidRPr="5B466128" w:rsidR="00910045">
        <w:rPr>
          <w:lang w:val="es-ES"/>
        </w:rPr>
        <w:t xml:space="preserve">el entorno de realidad virtual. </w:t>
      </w:r>
      <w:r w:rsidRPr="5B466128" w:rsidR="00910045">
        <w:rPr>
          <w:lang w:val="es-ES"/>
        </w:rPr>
        <w:t xml:space="preserve">Según los principios de </w:t>
      </w:r>
      <w:r w:rsidRPr="5B466128" w:rsidR="00910045">
        <w:rPr>
          <w:highlight w:val="yellow"/>
          <w:lang w:val="es-ES"/>
          <w:rPrChange w:author="Yoselyn Walsh Zúñiga" w:date="2024-06-17T17:26:05.881Z" w:id="798557080">
            <w:rPr>
              <w:lang w:val="es-ES"/>
            </w:rPr>
          </w:rPrChange>
        </w:rPr>
        <w:t>Johnson-</w:t>
      </w:r>
      <w:r w:rsidRPr="5B466128" w:rsidR="00910045">
        <w:rPr>
          <w:highlight w:val="yellow"/>
          <w:lang w:val="es-ES"/>
          <w:rPrChange w:author="Yoselyn Walsh Zúñiga" w:date="2024-06-17T17:26:05.881Z" w:id="474487575">
            <w:rPr>
              <w:lang w:val="es-ES"/>
            </w:rPr>
          </w:rPrChange>
        </w:rPr>
        <w:t>Glenberg</w:t>
      </w:r>
      <w:commentRangeStart w:id="1793623763"/>
      <w:r w:rsidRPr="5B466128" w:rsidR="00910045">
        <w:rPr>
          <w:lang w:val="es-ES"/>
        </w:rPr>
        <w:t>,</w:t>
      </w:r>
      <w:commentRangeEnd w:id="1793623763"/>
      <w:r>
        <w:rPr>
          <w:rStyle w:val="CommentReference"/>
        </w:rPr>
        <w:commentReference w:id="1793623763"/>
      </w:r>
      <w:r w:rsidRPr="5B466128" w:rsidR="00910045">
        <w:rPr>
          <w:lang w:val="es-ES"/>
        </w:rPr>
        <w:t xml:space="preserve"> es fundamental diseñar ambientes VR asumiendo que los usuarios son principiantes absolutos, lo que garantiza que la herramienta sea accesible para todos los niveles de experiencia [8]</w:t>
      </w:r>
      <w:r w:rsidRPr="5B466128" w:rsidR="00910045">
        <w:rPr>
          <w:lang w:val="es-ES"/>
        </w:rPr>
        <w:t>.</w:t>
      </w:r>
    </w:p>
    <w:p xmlns:wp14="http://schemas.microsoft.com/office/word/2010/wordml" w:rsidR="001674DE" w:rsidRDefault="00910045" w14:paraId="254AF098" wp14:textId="77777777">
      <w:r>
        <w:t>Este tutorial es un objetivo de aprendizaje esencial de la herramienta VR, separado de los conceptos y prácticas de cocina. Siguiendo el Principio de Coherencia de Mayer [9], se seccionan ambos bloques de objetivos de aprendizajes para evitar incluir información irrelevante en pro de facilitar una mejor comprensión y retención.</w:t>
      </w:r>
    </w:p>
    <w:p xmlns:wp14="http://schemas.microsoft.com/office/word/2010/wordml" w:rsidR="001674DE" w:rsidRDefault="00910045" w14:paraId="5FBCCF31" wp14:textId="77777777">
      <w:r w:rsidRPr="190A456A" w:rsidR="00910045">
        <w:rPr>
          <w:lang w:val="es-ES"/>
        </w:rPr>
        <w:t xml:space="preserve">El diseño del tutorial se basó en el principio de </w:t>
      </w:r>
      <w:r w:rsidRPr="190A456A" w:rsidR="00910045">
        <w:rPr>
          <w:lang w:val="es-ES"/>
        </w:rPr>
        <w:t>scaffolding</w:t>
      </w:r>
      <w:r w:rsidRPr="190A456A" w:rsidR="00910045">
        <w:rPr>
          <w:lang w:val="es-ES"/>
        </w:rPr>
        <w:t>, de manera que se regula la cantidad y el momento de la información presentada. Dado que se asume que el usuario comienza sin conocimientos previos, se introduce una interacción a la vez.</w:t>
      </w:r>
    </w:p>
    <w:p xmlns:wp14="http://schemas.microsoft.com/office/word/2010/wordml" w:rsidR="001674DE" w:rsidRDefault="00910045" w14:paraId="6049BE14" wp14:textId="77777777">
      <w:r>
        <w:t xml:space="preserve">La primera interacción que el usuario ha de realizar corresponde a presionar </w:t>
      </w:r>
      <w:r>
        <w:t>un botón dentro de la pantalla</w:t>
      </w:r>
      <w:r>
        <w:t>. La interacción no requiere que el usuario conozca los nombres o ubicaciones de los controles</w:t>
      </w:r>
      <w:r>
        <w:t xml:space="preserve"> ni</w:t>
      </w:r>
      <w:r>
        <w:t xml:space="preserve"> que manipule el entorno 3D</w:t>
      </w:r>
      <w:r>
        <w:t xml:space="preserve">, pero le permite poner en práctica el uso de su </w:t>
      </w:r>
      <w:r>
        <w:rPr>
          <w:i/>
        </w:rPr>
        <w:t>pointer</w:t>
      </w:r>
      <w:r>
        <w:t xml:space="preserve"> para seleccionar un objeto. El siguiente paso, presentado tanto gráficamente como textualmente, explica cómo mover objetos en el espacio tridimensional. Al completar estas dos tareas simples, el usuario habrá practicado las dos interacciones fundamentales necesarias para el resto de la experiencia.</w:t>
      </w:r>
    </w:p>
    <w:p xmlns:wp14="http://schemas.microsoft.com/office/word/2010/wordml" w:rsidR="001674DE" w:rsidRDefault="00910045" w14:paraId="2588D60B" wp14:textId="77777777">
      <w:pPr>
        <w:pStyle w:val="Heading4"/>
        <w:keepNext w:val="0"/>
        <w:keepLines w:val="0"/>
        <w:ind w:left="0"/>
      </w:pPr>
      <w:bookmarkStart w:name="_wehmgxlll6p5" w:colFirst="0" w:colLast="0" w:id="14"/>
      <w:bookmarkEnd w:id="14"/>
      <w:r>
        <w:t>Etapa 2: Lección de Cocina</w:t>
      </w:r>
    </w:p>
    <w:p xmlns:wp14="http://schemas.microsoft.com/office/word/2010/wordml" w:rsidR="001674DE" w:rsidRDefault="00910045" w14:paraId="73F38CF6" wp14:textId="77777777">
      <w:pPr>
        <w:numPr>
          <w:ilvl w:val="0"/>
          <w:numId w:val="1"/>
        </w:numPr>
        <w:spacing w:after="0"/>
      </w:pPr>
      <w:r>
        <w:t>La experiencia comienza familiarizando al usuario con el equipo de cocina en su entorno virtual, utilizando interacciones similares a las del primer paso del tutorial.</w:t>
      </w:r>
    </w:p>
    <w:p xmlns:wp14="http://schemas.microsoft.com/office/word/2010/wordml" w:rsidR="001674DE" w:rsidRDefault="00910045" w14:paraId="523581EF" wp14:textId="77777777">
      <w:pPr>
        <w:numPr>
          <w:ilvl w:val="0"/>
          <w:numId w:val="1"/>
        </w:numPr>
        <w:spacing w:before="0"/>
      </w:pPr>
      <w:r>
        <w:t>Una vez familiarizado con el equipo, el usuario debe encender la hornilla. La pantalla proporciona instrucciones textuales y gráficas, y se resalta el botón de encendido en la interfaz de la hornilla.</w:t>
      </w:r>
    </w:p>
    <w:p xmlns:wp14="http://schemas.microsoft.com/office/word/2010/wordml" w:rsidR="001674DE" w:rsidRDefault="00910045" w14:paraId="6D5E59EE" wp14:textId="77777777">
      <w:r>
        <w:t>En adelante, las interacciones correspondientes a mover y colocar objetos son idénticas a la practicada en el paso 2 del tutorial.</w:t>
      </w:r>
    </w:p>
    <w:p xmlns:wp14="http://schemas.microsoft.com/office/word/2010/wordml" w:rsidR="001674DE" w:rsidRDefault="00910045" w14:paraId="090076F9" wp14:textId="77777777">
      <w:pPr>
        <w:numPr>
          <w:ilvl w:val="0"/>
          <w:numId w:val="1"/>
        </w:numPr>
      </w:pPr>
      <w:r>
        <w:t>El siguiente paso requiere reducir la temperatura de la sartén, visualizando este cambio tanto numéricamente como gráficamente en la interfaz de la hornilla. La pantalla también ilustra las consecuencias de tener el calor demasiado alto.</w:t>
      </w:r>
    </w:p>
    <w:p xmlns:wp14="http://schemas.microsoft.com/office/word/2010/wordml" w:rsidR="001674DE" w:rsidRDefault="00910045" w14:paraId="3E508015" wp14:textId="77777777">
      <w:r>
        <w:t>La experiencia permite al usuario tomar decisiones libremente. Si el usuario no modifica la temperatura de la sartén, aún puede avanzar al siguiente paso. Este enfoque fomenta la experimentación y la toma de decisiones, esenciales para la internalización del conocimiento, y evita frustraciones que podrían surgir si se restringiera el progreso [6].</w:t>
      </w:r>
    </w:p>
    <w:p xmlns:wp14="http://schemas.microsoft.com/office/word/2010/wordml" w:rsidR="001674DE" w:rsidRDefault="00910045" w14:paraId="5FA432F0" wp14:textId="77777777">
      <w:pPr>
        <w:numPr>
          <w:ilvl w:val="0"/>
          <w:numId w:val="1"/>
        </w:numPr>
        <w:spacing w:after="0"/>
        <w:rPr/>
      </w:pPr>
      <w:r w:rsidRPr="190A456A" w:rsidR="00910045">
        <w:rPr>
          <w:lang w:val="es-ES"/>
        </w:rPr>
        <w:t xml:space="preserve">La pantalla guía al usuario en la preparación de la quesadilla, ilustrando paso a paso los ingredientes que debe añadir. El usuario tiene la libertad de seguir o no el orden estipulado sin que la herramienta VR restrinja su progreso. Este enfoque de guía </w:t>
      </w:r>
      <w:r w:rsidRPr="190A456A" w:rsidR="00910045">
        <w:rPr>
          <w:lang w:val="es-ES"/>
        </w:rPr>
        <w:t>auto-administrada</w:t>
      </w:r>
      <w:r w:rsidRPr="190A456A" w:rsidR="00910045">
        <w:rPr>
          <w:lang w:val="es-ES"/>
        </w:rPr>
        <w:t xml:space="preserve"> ha demostrado ser más efectivo que una exploración limitada por el sistema para comprender el proceso de cocción y adquirir nuevas habilidades [6].</w:t>
      </w:r>
    </w:p>
    <w:p xmlns:wp14="http://schemas.microsoft.com/office/word/2010/wordml" w:rsidR="001674DE" w:rsidRDefault="00910045" w14:paraId="4E3B295A" wp14:textId="77777777">
      <w:pPr>
        <w:numPr>
          <w:ilvl w:val="0"/>
          <w:numId w:val="1"/>
        </w:numPr>
        <w:spacing w:before="0" w:after="0"/>
      </w:pPr>
      <w:r>
        <w:t>El usuario debe cerrar la quesadilla y colocarla en la sartén. Esta etapa utiliza sockets en los objetos digitales para alinearlos automáticamente, lo que facilita la acción correcta y mantiene el enfoque en los objetivos de aprendizaje, evitando interacciones innecesariamente complejas. Durante la cocción, una barra de progreso indica cuánto tiempo falta para voltear la quesadilla. La textura de la quesadilla cambia visualmente para mostrar el progreso de la cocción. Al voltear la quesadilla, se muestra un</w:t>
      </w:r>
      <w:r>
        <w:t>a tortilla cruda, que también cambia de textura con el tiempo. Aunque la visualización de la cocción no es completamente realista, es necesaria para que el usuario observe y asocie el progreso con el tiempo de cocción.</w:t>
      </w:r>
    </w:p>
    <w:p xmlns:wp14="http://schemas.microsoft.com/office/word/2010/wordml" w:rsidR="001674DE" w:rsidP="190A456A" w:rsidRDefault="00910045" w14:paraId="57EA0BA4" wp14:textId="77777777">
      <w:pPr>
        <w:numPr>
          <w:ilvl w:val="0"/>
          <w:numId w:val="1"/>
        </w:numPr>
        <w:spacing w:before="0"/>
        <w:rPr>
          <w:lang w:val="es-ES"/>
        </w:rPr>
      </w:pPr>
      <w:r w:rsidRPr="190A456A" w:rsidR="00910045">
        <w:rPr>
          <w:lang w:val="es-ES"/>
        </w:rPr>
        <w:t xml:space="preserve">Al completar la cocción, el usuario coloca la quesadilla en un plato y recibe retroalimentación sobre su preparación. La retroalimentación se basa en información real sobre los ingredientes añadidos y el nivel de cocción y </w:t>
      </w:r>
      <w:r w:rsidRPr="190A456A" w:rsidR="00910045">
        <w:rPr>
          <w:lang w:val="es-ES"/>
        </w:rPr>
        <w:t>le</w:t>
      </w:r>
      <w:r w:rsidRPr="190A456A" w:rsidR="00910045">
        <w:rPr>
          <w:lang w:val="es-ES"/>
        </w:rPr>
        <w:t xml:space="preserve"> otorga un puntaje a estos dos aspectos. </w:t>
      </w:r>
      <w:r w:rsidRPr="190A456A" w:rsidR="00910045">
        <w:rPr>
          <w:lang w:val="es-ES"/>
        </w:rPr>
        <w:t>La calificación mínima que un usuario puede recibir se limitó a un 6/10, con el objetivo de evitar generar sentimientos de incompetencia en el usuario.</w:t>
      </w:r>
    </w:p>
    <w:p xmlns:wp14="http://schemas.microsoft.com/office/word/2010/wordml" w:rsidR="001674DE" w:rsidRDefault="00910045" w14:paraId="45AE4C8B" wp14:textId="77777777">
      <w:pPr>
        <w:pStyle w:val="Heading1"/>
        <w:rPr>
          <w:sz w:val="26"/>
          <w:szCs w:val="26"/>
        </w:rPr>
      </w:pPr>
      <w:bookmarkStart w:name="_uq1dq6wkfbjy" w:colFirst="0" w:colLast="0" w:id="15"/>
      <w:bookmarkEnd w:id="15"/>
      <w:r>
        <w:t>Sección 3: Plan Piloto</w:t>
      </w:r>
    </w:p>
    <w:p xmlns:wp14="http://schemas.microsoft.com/office/word/2010/wordml" w:rsidR="001674DE" w:rsidP="190A456A" w:rsidRDefault="00910045" w14:paraId="42265FD1" wp14:textId="77777777">
      <w:pPr>
        <w:rPr>
          <w:lang w:val="es-ES"/>
        </w:rPr>
      </w:pPr>
      <w:r w:rsidRPr="190A456A" w:rsidR="00910045">
        <w:rPr>
          <w:lang w:val="es-ES"/>
        </w:rPr>
        <w:t>Se llevaron a cabo dos pruebas con usuarios</w:t>
      </w:r>
      <w:r w:rsidRPr="190A456A" w:rsidR="00910045">
        <w:rPr>
          <w:lang w:val="es-ES"/>
        </w:rPr>
        <w:t xml:space="preserve"> con el objetivo de refinar el diseño y evaluar la Herramienta VR.</w:t>
      </w:r>
      <w:r w:rsidRPr="190A456A" w:rsidR="00910045">
        <w:rPr>
          <w:lang w:val="es-ES"/>
        </w:rPr>
        <w:t xml:space="preserve"> </w:t>
      </w:r>
      <w:r w:rsidRPr="190A456A" w:rsidR="00910045">
        <w:rPr>
          <w:lang w:val="es-ES"/>
        </w:rPr>
        <w:t xml:space="preserve">La Prueba 1 </w:t>
      </w:r>
      <w:r w:rsidRPr="190A456A" w:rsidR="00910045">
        <w:rPr>
          <w:lang w:val="es-ES"/>
        </w:rPr>
        <w:t>se enfocó en</w:t>
      </w:r>
      <w:r w:rsidRPr="190A456A" w:rsidR="00910045">
        <w:rPr>
          <w:lang w:val="es-ES"/>
        </w:rPr>
        <w:t xml:space="preserve"> refinar el diseño final, mientras que la Prueba 2 fue utilizada para evaluar la percepción de los usuarios sobre la usabilida</w:t>
      </w:r>
      <w:r w:rsidRPr="190A456A" w:rsidR="00910045">
        <w:rPr>
          <w:lang w:val="es-ES"/>
        </w:rPr>
        <w:t xml:space="preserve">d de la </w:t>
      </w:r>
      <w:r w:rsidRPr="190A456A" w:rsidR="00910045">
        <w:rPr>
          <w:lang w:val="es-ES"/>
        </w:rPr>
        <w:t>herramienta.</w:t>
      </w:r>
    </w:p>
    <w:p xmlns:wp14="http://schemas.microsoft.com/office/word/2010/wordml" w:rsidR="001674DE" w:rsidRDefault="00910045" w14:paraId="16973A1F" wp14:textId="77777777">
      <w:pPr>
        <w:pStyle w:val="Heading2"/>
      </w:pPr>
      <w:bookmarkStart w:name="_ygaurmrs24x6" w:colFirst="0" w:colLast="0" w:id="16"/>
      <w:bookmarkEnd w:id="16"/>
      <w:r>
        <w:t>Prueba 1</w:t>
      </w:r>
    </w:p>
    <w:p xmlns:wp14="http://schemas.microsoft.com/office/word/2010/wordml" w:rsidR="001674DE" w:rsidRDefault="00910045" w14:paraId="7F6EA1FA" wp14:textId="77777777">
      <w:pPr>
        <w:pStyle w:val="Heading3"/>
      </w:pPr>
      <w:bookmarkStart w:name="_66ab3dnrlf1g" w:colFirst="0" w:colLast="0" w:id="17"/>
      <w:bookmarkEnd w:id="17"/>
      <w:r>
        <w:t>3.1.1 Selección de Participantes</w:t>
      </w:r>
    </w:p>
    <w:p xmlns:wp14="http://schemas.microsoft.com/office/word/2010/wordml" w:rsidR="001674DE" w:rsidRDefault="00910045" w14:paraId="44272F8F" wp14:textId="77777777">
      <w:r w:rsidRPr="190A456A" w:rsidR="00910045">
        <w:rPr>
          <w:lang w:val="es-ES"/>
        </w:rPr>
        <w:t xml:space="preserve">En la primera prueba piloto participaron tres estudiantes universitarios. </w:t>
      </w:r>
      <w:r w:rsidRPr="190A456A" w:rsidR="00910045">
        <w:rPr>
          <w:lang w:val="es-ES"/>
        </w:rPr>
        <w:t>Fueron seleccionados debido a que su perfil coincidía con el descrito en la sección 2.1: adultos jóvenes que recientemente se independizaron y cocinan menos de 5 veces a la semana.</w:t>
      </w:r>
      <w:r w:rsidRPr="190A456A" w:rsidR="00910045">
        <w:rPr>
          <w:lang w:val="es-ES"/>
        </w:rPr>
        <w:t xml:space="preserve"> Ninguno tenía experiencia previa con Herramientas de Realidad Virtual, lo que los convirtió en candidatos ideales para identificar los aspectos débiles al introducir a usuarios nuevos a esta tecnología.</w:t>
      </w:r>
    </w:p>
    <w:p xmlns:wp14="http://schemas.microsoft.com/office/word/2010/wordml" w:rsidR="001674DE" w:rsidRDefault="00910045" w14:paraId="5CF67C8E" wp14:textId="77777777">
      <w:pPr>
        <w:pStyle w:val="Heading3"/>
        <w:spacing w:after="240"/>
      </w:pPr>
      <w:bookmarkStart w:name="_9pes97i30pyg" w:colFirst="0" w:colLast="0" w:id="18"/>
      <w:bookmarkEnd w:id="18"/>
      <w:r>
        <w:t>3.2.1 Contexto</w:t>
      </w:r>
    </w:p>
    <w:p xmlns:wp14="http://schemas.microsoft.com/office/word/2010/wordml" w:rsidR="001674DE" w:rsidRDefault="00910045" w14:paraId="3075D0A9" wp14:textId="77777777">
      <w:r w:rsidRPr="190A456A" w:rsidR="00910045">
        <w:rPr>
          <w:lang w:val="es-ES"/>
        </w:rPr>
        <w:t xml:space="preserve">La Prueba 1 se realizó de manera presencial en la casa de habitación de uno de los integrantes del equipo de Ing. en Computación, utilizando los lentes Meta </w:t>
      </w:r>
      <w:r w:rsidRPr="190A456A" w:rsidR="00910045">
        <w:rPr>
          <w:lang w:val="es-ES"/>
        </w:rPr>
        <w:t>Quest</w:t>
      </w:r>
      <w:r w:rsidRPr="190A456A" w:rsidR="00910045">
        <w:rPr>
          <w:lang w:val="es-ES"/>
        </w:rPr>
        <w:t xml:space="preserve"> 2</w:t>
      </w:r>
      <w:r w:rsidRPr="190A456A" w:rsidR="00910045">
        <w:rPr>
          <w:lang w:val="es-ES"/>
        </w:rPr>
        <w:t>,</w:t>
      </w:r>
      <w:r w:rsidRPr="190A456A" w:rsidR="00910045">
        <w:rPr>
          <w:lang w:val="es-ES"/>
        </w:rPr>
        <w:t xml:space="preserve"> dos controles L/R </w:t>
      </w:r>
      <w:r w:rsidRPr="190A456A" w:rsidR="00910045">
        <w:rPr>
          <w:lang w:val="es-ES"/>
        </w:rPr>
        <w:t>Touch</w:t>
      </w:r>
      <w:r w:rsidRPr="190A456A" w:rsidR="00910045">
        <w:rPr>
          <w:lang w:val="es-ES"/>
        </w:rPr>
        <w:t xml:space="preserve"> </w:t>
      </w:r>
      <w:r w:rsidRPr="190A456A" w:rsidR="00910045">
        <w:rPr>
          <w:lang w:val="es-ES"/>
        </w:rPr>
        <w:t>Controllers</w:t>
      </w:r>
      <w:r w:rsidRPr="190A456A" w:rsidR="00910045">
        <w:rPr>
          <w:lang w:val="es-ES"/>
        </w:rPr>
        <w:t xml:space="preserve"> y la versión </w:t>
      </w:r>
      <w:r w:rsidRPr="190A456A" w:rsidR="00910045">
        <w:rPr>
          <w:lang w:val="es-ES"/>
        </w:rPr>
        <w:t>alfa de la herramienta</w:t>
      </w:r>
      <w:r w:rsidRPr="190A456A" w:rsidR="00910045">
        <w:rPr>
          <w:lang w:val="es-ES"/>
        </w:rPr>
        <w:t xml:space="preserve">. </w:t>
      </w:r>
      <w:r w:rsidRPr="190A456A" w:rsidR="00910045">
        <w:rPr>
          <w:lang w:val="es-ES"/>
        </w:rPr>
        <w:t>Se documentaron las pruebas mediante grabaciones de pantalla y audio durante la experiencia.</w:t>
      </w:r>
    </w:p>
    <w:p xmlns:wp14="http://schemas.microsoft.com/office/word/2010/wordml" w:rsidR="001674DE" w:rsidRDefault="00910045" w14:paraId="350D0D60" wp14:textId="77777777">
      <w:pPr>
        <w:pStyle w:val="Heading3"/>
        <w:spacing w:after="240"/>
      </w:pPr>
      <w:bookmarkStart w:name="_7l60lfcfhdsa" w:colFirst="0" w:colLast="0" w:id="19"/>
      <w:bookmarkEnd w:id="19"/>
      <w:r>
        <w:t>3.3.1 Diseño experimental</w:t>
      </w:r>
    </w:p>
    <w:tbl>
      <w:tblPr>
        <w:tblStyle w:val="a1"/>
        <w:tblW w:w="90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300"/>
        <w:gridCol w:w="2910"/>
        <w:gridCol w:w="2790"/>
      </w:tblGrid>
      <w:tr xmlns:wp14="http://schemas.microsoft.com/office/word/2010/wordml" w:rsidR="001674DE" w14:paraId="2864A106" wp14:textId="77777777">
        <w:tc>
          <w:tcPr>
            <w:tcW w:w="330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1674DE" w:rsidRDefault="00910045" w14:paraId="3ACDD9AE" wp14:textId="77777777">
            <w:pPr>
              <w:widowControl w:val="0"/>
              <w:pBdr>
                <w:top w:val="nil"/>
                <w:left w:val="nil"/>
                <w:bottom w:val="nil"/>
                <w:right w:val="nil"/>
                <w:between w:val="nil"/>
              </w:pBdr>
              <w:shd w:val="clear" w:color="auto" w:fill="auto"/>
              <w:spacing w:before="0" w:after="0" w:line="240" w:lineRule="auto"/>
              <w:rPr>
                <w:i/>
              </w:rPr>
            </w:pPr>
            <w:r>
              <w:rPr>
                <w:i/>
              </w:rPr>
              <w:t>Etapa 1</w:t>
            </w:r>
          </w:p>
          <w:p w:rsidR="001674DE" w:rsidRDefault="00910045" w14:paraId="1AD31797" wp14:textId="77777777">
            <w:pPr>
              <w:widowControl w:val="0"/>
              <w:pBdr>
                <w:top w:val="nil"/>
                <w:left w:val="nil"/>
                <w:bottom w:val="nil"/>
                <w:right w:val="nil"/>
                <w:between w:val="nil"/>
              </w:pBdr>
              <w:shd w:val="clear" w:color="auto" w:fill="auto"/>
              <w:spacing w:before="0" w:after="0" w:line="240" w:lineRule="auto"/>
            </w:pPr>
            <w:r>
              <w:t>Introducción a la prueba</w:t>
            </w:r>
          </w:p>
        </w:tc>
        <w:tc>
          <w:tcPr>
            <w:tcW w:w="291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1674DE" w:rsidRDefault="00910045" w14:paraId="2F3A3960" wp14:textId="77777777">
            <w:pPr>
              <w:widowControl w:val="0"/>
              <w:pBdr>
                <w:top w:val="nil"/>
                <w:left w:val="nil"/>
                <w:bottom w:val="nil"/>
                <w:right w:val="nil"/>
                <w:between w:val="nil"/>
              </w:pBdr>
              <w:shd w:val="clear" w:color="auto" w:fill="auto"/>
              <w:spacing w:before="0" w:after="0" w:line="240" w:lineRule="auto"/>
              <w:rPr>
                <w:i/>
              </w:rPr>
            </w:pPr>
            <w:r>
              <w:rPr>
                <w:i/>
              </w:rPr>
              <w:t>Etapa 2</w:t>
            </w:r>
          </w:p>
          <w:p w:rsidR="001674DE" w:rsidRDefault="00910045" w14:paraId="4F139E41" wp14:textId="77777777">
            <w:pPr>
              <w:widowControl w:val="0"/>
              <w:pBdr>
                <w:top w:val="nil"/>
                <w:left w:val="nil"/>
                <w:bottom w:val="nil"/>
                <w:right w:val="nil"/>
                <w:between w:val="nil"/>
              </w:pBdr>
              <w:shd w:val="clear" w:color="auto" w:fill="auto"/>
              <w:spacing w:before="0" w:after="0" w:line="240" w:lineRule="auto"/>
            </w:pPr>
            <w:r>
              <w:t>Utilización de la Herramienta VR</w:t>
            </w:r>
          </w:p>
        </w:tc>
        <w:tc>
          <w:tcPr>
            <w:tcW w:w="279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1674DE" w:rsidRDefault="00910045" w14:paraId="7C1E5E66" wp14:textId="77777777">
            <w:pPr>
              <w:widowControl w:val="0"/>
              <w:pBdr>
                <w:top w:val="nil"/>
                <w:left w:val="nil"/>
                <w:bottom w:val="nil"/>
                <w:right w:val="nil"/>
                <w:between w:val="nil"/>
              </w:pBdr>
              <w:shd w:val="clear" w:color="auto" w:fill="auto"/>
              <w:spacing w:before="0" w:after="0" w:line="240" w:lineRule="auto"/>
              <w:rPr>
                <w:i/>
              </w:rPr>
            </w:pPr>
            <w:r>
              <w:rPr>
                <w:i/>
              </w:rPr>
              <w:t>Etapa 3</w:t>
            </w:r>
          </w:p>
          <w:p w:rsidR="001674DE" w:rsidRDefault="00910045" w14:paraId="186B846C" wp14:textId="77777777">
            <w:pPr>
              <w:widowControl w:val="0"/>
              <w:pBdr>
                <w:top w:val="nil"/>
                <w:left w:val="nil"/>
                <w:bottom w:val="nil"/>
                <w:right w:val="nil"/>
                <w:between w:val="nil"/>
              </w:pBdr>
              <w:shd w:val="clear" w:color="auto" w:fill="auto"/>
              <w:spacing w:before="0" w:after="0" w:line="240" w:lineRule="auto"/>
            </w:pPr>
            <w:r>
              <w:t>Evaluación posterior</w:t>
            </w:r>
          </w:p>
        </w:tc>
      </w:tr>
      <w:tr xmlns:wp14="http://schemas.microsoft.com/office/word/2010/wordml" w:rsidR="001674DE" w14:paraId="7E694851" wp14:textId="77777777">
        <w:tc>
          <w:tcPr>
            <w:tcW w:w="330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1674DE" w:rsidRDefault="00910045" w14:paraId="74C2F8C6" wp14:textId="77777777">
            <w:pPr>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rPr>
                <w:i/>
              </w:rPr>
            </w:pPr>
            <w:r>
              <w:rPr>
                <w:i/>
              </w:rPr>
              <w:t>Materiales Utilizados</w:t>
            </w:r>
          </w:p>
          <w:p w:rsidR="001674DE" w:rsidRDefault="00910045" w14:paraId="32D4DBBE" wp14:textId="77777777">
            <w:pPr>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pPr>
            <w:r>
              <w:t xml:space="preserve">Texto de introducción [ver Anexo </w:t>
            </w:r>
            <w:r>
              <w:t>3</w:t>
            </w:r>
            <w:r>
              <w:t>]</w:t>
            </w:r>
          </w:p>
        </w:tc>
        <w:tc>
          <w:tcPr>
            <w:tcW w:w="291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1674DE" w:rsidRDefault="00910045" w14:paraId="7F80145B" wp14:textId="77777777">
            <w:pPr>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rPr>
                <w:i/>
              </w:rPr>
            </w:pPr>
            <w:r>
              <w:rPr>
                <w:i/>
              </w:rPr>
              <w:t>Materiales Utilizados</w:t>
            </w:r>
          </w:p>
          <w:p w:rsidR="001674DE" w:rsidRDefault="00910045" w14:paraId="12AC4EE7" wp14:textId="77777777">
            <w:pPr>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pPr>
            <w:r>
              <w:t>Objeto de aprendizaje</w:t>
            </w:r>
          </w:p>
        </w:tc>
        <w:tc>
          <w:tcPr>
            <w:tcW w:w="279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1674DE" w:rsidRDefault="00910045" w14:paraId="70C36004" wp14:textId="77777777">
            <w:pPr>
              <w:spacing w:before="0" w:after="0"/>
              <w:rPr>
                <w:i/>
              </w:rPr>
            </w:pPr>
            <w:r>
              <w:rPr>
                <w:i/>
              </w:rPr>
              <w:t>Materiales Utilizados</w:t>
            </w:r>
          </w:p>
          <w:p w:rsidR="001674DE" w:rsidRDefault="00910045" w14:paraId="12759053" wp14:textId="77777777">
            <w:pPr>
              <w:widowControl w:val="0"/>
              <w:pBdr>
                <w:top w:val="nil"/>
                <w:left w:val="nil"/>
                <w:bottom w:val="nil"/>
                <w:right w:val="nil"/>
                <w:between w:val="nil"/>
              </w:pBdr>
              <w:shd w:val="clear" w:color="auto" w:fill="auto"/>
              <w:spacing w:before="0" w:after="0"/>
            </w:pPr>
            <w:r>
              <w:t xml:space="preserve">Encuesta de percepción [ver Anexo </w:t>
            </w:r>
            <w:r>
              <w:t>1</w:t>
            </w:r>
            <w:r>
              <w:t>]</w:t>
            </w:r>
          </w:p>
        </w:tc>
      </w:tr>
    </w:tbl>
    <w:p xmlns:wp14="http://schemas.microsoft.com/office/word/2010/wordml" w:rsidR="001674DE" w:rsidRDefault="00910045" w14:paraId="191F2BF8" wp14:textId="77777777">
      <w:pPr>
        <w:pStyle w:val="Heading3"/>
      </w:pPr>
      <w:bookmarkStart w:name="_852y0bai86ke" w:colFirst="0" w:colLast="0" w:id="20"/>
      <w:bookmarkEnd w:id="20"/>
      <w:r>
        <w:t>3.4.1 Análisis de Datos</w:t>
      </w:r>
    </w:p>
    <w:p xmlns:wp14="http://schemas.microsoft.com/office/word/2010/wordml" w:rsidR="001674DE" w:rsidRDefault="00910045" w14:paraId="7A0D3CF5" wp14:textId="77777777">
      <w:r>
        <w:t>El objetivo fue recopilar datos cualitativos para identificar las áreas de la Herramienta VR que causaban confusión entre los usuarios. No se realizó un análisis cuantitativo de los datos de la Encuesta de Percepción, ya que la muestra no era lo suficientemente representativa. Se registraron las etapas donde los usuarios mostraron confusión y se identificaron los elementos que podrían haber contribuido a esta confusión. Basándose en esto, se realizaron ajustes y mejoras en la herramienta.</w:t>
      </w:r>
    </w:p>
    <w:p xmlns:wp14="http://schemas.microsoft.com/office/word/2010/wordml" w:rsidR="001674DE" w:rsidRDefault="00910045" w14:paraId="7B48E8F7" wp14:textId="77777777">
      <w:pPr>
        <w:pStyle w:val="Heading2"/>
      </w:pPr>
      <w:bookmarkStart w:name="_72b2l8ahbekw" w:colFirst="0" w:colLast="0" w:id="21"/>
      <w:bookmarkEnd w:id="21"/>
      <w:r>
        <w:t>Prueba 2</w:t>
      </w:r>
    </w:p>
    <w:p xmlns:wp14="http://schemas.microsoft.com/office/word/2010/wordml" w:rsidR="001674DE" w:rsidRDefault="00910045" w14:paraId="69C64F1D" wp14:textId="77777777">
      <w:pPr>
        <w:pStyle w:val="Heading3"/>
      </w:pPr>
      <w:bookmarkStart w:name="_3cw3gnrpew1" w:colFirst="0" w:colLast="0" w:id="22"/>
      <w:bookmarkEnd w:id="22"/>
      <w:r>
        <w:t>3.1.2 Selección de Participantes</w:t>
      </w:r>
    </w:p>
    <w:p xmlns:wp14="http://schemas.microsoft.com/office/word/2010/wordml" w:rsidR="001674DE" w:rsidRDefault="00910045" w14:paraId="6A712F3D" wp14:textId="77777777">
      <w:r>
        <w:t xml:space="preserve">La segunda prueba piloto involucró a 11 participantes con una variedad de edades y trasfondos académicos. Al ser una evaluación de percepción de usabilidad y no de efectividad de la experiencia de aprendizaje, se consideró aceptable realizar la prueba a participantes que no encajaran en el perfil definido en la sección 2.1. </w:t>
      </w:r>
    </w:p>
    <w:p xmlns:wp14="http://schemas.microsoft.com/office/word/2010/wordml" w:rsidR="001674DE" w:rsidRDefault="00910045" w14:paraId="6602BDBB" wp14:textId="77777777">
      <w:pPr>
        <w:pStyle w:val="Heading3"/>
        <w:spacing w:after="240"/>
      </w:pPr>
      <w:bookmarkStart w:name="_7hkom3bftll9" w:colFirst="0" w:colLast="0" w:id="23"/>
      <w:bookmarkEnd w:id="23"/>
      <w:r>
        <w:t>3.2.2 Contexto</w:t>
      </w:r>
    </w:p>
    <w:p xmlns:wp14="http://schemas.microsoft.com/office/word/2010/wordml" w:rsidR="001674DE" w:rsidRDefault="00910045" w14:paraId="611A7533" wp14:textId="77777777">
      <w:r w:rsidRPr="190A456A" w:rsidR="00910045">
        <w:rPr>
          <w:lang w:val="es-ES"/>
        </w:rPr>
        <w:t>La Prueba 2 se llevó a cabo durante la Feria de Realidad Virtual en la Escuela de Diseño Industrial del Campus Tecnológico Central Cartago del ITCR el 30 de mayo de 2024. Los participantes interactuaron utilizando los lentes Meta Quest 2 y dos controles L/R Touch Controllers.</w:t>
      </w:r>
    </w:p>
    <w:p xmlns:wp14="http://schemas.microsoft.com/office/word/2010/wordml" w:rsidR="001674DE" w:rsidRDefault="00910045" w14:paraId="3D97805C" wp14:textId="77777777">
      <w:pPr>
        <w:pStyle w:val="Heading3"/>
        <w:spacing w:after="240"/>
      </w:pPr>
      <w:bookmarkStart w:name="_9z2dd1nnmhoe" w:colFirst="0" w:colLast="0" w:id="24"/>
      <w:bookmarkEnd w:id="24"/>
      <w:r>
        <w:t>3.3.2 Diseño experimental</w:t>
      </w:r>
    </w:p>
    <w:tbl>
      <w:tblPr>
        <w:tblStyle w:val="a2"/>
        <w:tblW w:w="90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300"/>
        <w:gridCol w:w="2910"/>
        <w:gridCol w:w="2790"/>
      </w:tblGrid>
      <w:tr xmlns:wp14="http://schemas.microsoft.com/office/word/2010/wordml" w:rsidR="001674DE" w:rsidTr="190A456A" w14:paraId="3AF418CC" wp14:textId="77777777">
        <w:tc>
          <w:tcPr>
            <w:tcW w:w="330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1674DE" w:rsidRDefault="00910045" w14:paraId="0F6409C3" wp14:textId="77777777">
            <w:pPr>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rPr>
                <w:i/>
              </w:rPr>
            </w:pPr>
            <w:r>
              <w:rPr>
                <w:i/>
              </w:rPr>
              <w:t>Etapa 1</w:t>
            </w:r>
          </w:p>
          <w:p w:rsidR="001674DE" w:rsidRDefault="00910045" w14:paraId="1A3469E3" wp14:textId="77777777">
            <w:pPr>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pPr>
            <w:r>
              <w:t>Introducción al proyecto</w:t>
            </w:r>
          </w:p>
        </w:tc>
        <w:tc>
          <w:tcPr>
            <w:tcW w:w="291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1674DE" w:rsidRDefault="00910045" w14:paraId="45B2A0D8" wp14:textId="77777777">
            <w:pPr>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rPr>
                <w:i/>
              </w:rPr>
            </w:pPr>
            <w:r>
              <w:rPr>
                <w:i/>
              </w:rPr>
              <w:t>Etapa 2</w:t>
            </w:r>
          </w:p>
          <w:p w:rsidR="001674DE" w:rsidRDefault="00910045" w14:paraId="44F686D7" wp14:textId="77777777">
            <w:pPr>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pPr>
            <w:r>
              <w:t>Utilización de la Herramienta VR</w:t>
            </w:r>
          </w:p>
        </w:tc>
        <w:tc>
          <w:tcPr>
            <w:tcW w:w="279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1674DE" w:rsidRDefault="00910045" w14:paraId="24381998" wp14:textId="77777777">
            <w:pPr>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rPr>
                <w:i/>
              </w:rPr>
            </w:pPr>
            <w:r>
              <w:rPr>
                <w:i/>
              </w:rPr>
              <w:t>Etapa 3</w:t>
            </w:r>
          </w:p>
          <w:p w:rsidR="001674DE" w:rsidRDefault="00910045" w14:paraId="79DE6CB4" wp14:textId="77777777">
            <w:pPr>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pPr>
            <w:r>
              <w:t>Evaluación posterior</w:t>
            </w:r>
          </w:p>
        </w:tc>
      </w:tr>
      <w:tr xmlns:wp14="http://schemas.microsoft.com/office/word/2010/wordml" w:rsidR="001674DE" w:rsidTr="190A456A" w14:paraId="3D7209F9" wp14:textId="77777777">
        <w:tc>
          <w:tcPr>
            <w:tcW w:w="330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1674DE" w:rsidRDefault="00910045" w14:paraId="09DAE877" wp14:textId="77777777">
            <w:pPr>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rPr>
                <w:i/>
              </w:rPr>
            </w:pPr>
            <w:r>
              <w:rPr>
                <w:i/>
              </w:rPr>
              <w:t>Materiales Utilizados</w:t>
            </w:r>
          </w:p>
          <w:p w:rsidR="001674DE" w:rsidRDefault="00910045" w14:paraId="715866A5" wp14:textId="77777777">
            <w:pPr>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pPr>
            <w:r>
              <w:t>Exposición grupal</w:t>
            </w:r>
          </w:p>
          <w:p w:rsidR="001674DE" w:rsidP="190A456A" w:rsidRDefault="00910045" w14:paraId="1EE29090" wp14:textId="77777777">
            <w:pPr>
              <w:widowControl w:val="0"/>
              <w:pBdr>
                <w:top w:val="none" w:color="FF000000" w:sz="0" w:space="0"/>
                <w:left w:val="none" w:color="FF000000" w:sz="0" w:space="0"/>
                <w:bottom w:val="none" w:color="FF000000" w:sz="0" w:space="0"/>
                <w:right w:val="none" w:color="FF000000" w:sz="0" w:space="0"/>
                <w:between w:val="none" w:color="FF000000" w:sz="0" w:space="0"/>
              </w:pBdr>
              <w:shd w:val="clear" w:color="auto" w:fill="auto"/>
              <w:spacing w:before="0" w:after="0"/>
            </w:pPr>
            <w:r w:rsidRPr="190A456A" w:rsidR="00910045">
              <w:rPr>
                <w:lang w:val="es-ES"/>
              </w:rPr>
              <w:t>Animatic</w:t>
            </w:r>
            <w:r w:rsidRPr="190A456A" w:rsidR="00910045">
              <w:rPr>
                <w:lang w:val="es-ES"/>
              </w:rPr>
              <w:t xml:space="preserve"> [ver Anexo </w:t>
            </w:r>
            <w:r w:rsidRPr="190A456A" w:rsidR="00910045">
              <w:rPr>
                <w:lang w:val="es-ES"/>
              </w:rPr>
              <w:t>2</w:t>
            </w:r>
            <w:r w:rsidRPr="190A456A" w:rsidR="00910045">
              <w:rPr>
                <w:lang w:val="es-ES"/>
              </w:rPr>
              <w:t>]</w:t>
            </w:r>
          </w:p>
        </w:tc>
        <w:tc>
          <w:tcPr>
            <w:tcW w:w="291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1674DE" w:rsidRDefault="00910045" w14:paraId="630D82EB" wp14:textId="77777777">
            <w:pPr>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rPr>
                <w:i/>
              </w:rPr>
            </w:pPr>
            <w:r>
              <w:rPr>
                <w:i/>
              </w:rPr>
              <w:t>Materiales Utilizados</w:t>
            </w:r>
          </w:p>
          <w:p w:rsidR="001674DE" w:rsidRDefault="00910045" w14:paraId="0EBFAD78" wp14:textId="77777777">
            <w:pPr>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pPr>
            <w:r>
              <w:t>Objeto de aprendizaje</w:t>
            </w:r>
          </w:p>
        </w:tc>
        <w:tc>
          <w:tcPr>
            <w:tcW w:w="279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1674DE" w:rsidRDefault="00910045" w14:paraId="3948F23A" wp14:textId="77777777">
            <w:pPr>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rPr>
                <w:i/>
              </w:rPr>
            </w:pPr>
            <w:r>
              <w:rPr>
                <w:i/>
              </w:rPr>
              <w:t>Materiales Utilizados</w:t>
            </w:r>
          </w:p>
          <w:p w:rsidR="001674DE" w:rsidRDefault="00910045" w14:paraId="0B94F63E" wp14:textId="77777777">
            <w:pPr>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pPr>
            <w:r>
              <w:t xml:space="preserve">Encuesta de percepción [ver Anexo </w:t>
            </w:r>
            <w:r>
              <w:t>1</w:t>
            </w:r>
            <w:r>
              <w:t>]</w:t>
            </w:r>
          </w:p>
        </w:tc>
      </w:tr>
    </w:tbl>
    <w:p xmlns:wp14="http://schemas.microsoft.com/office/word/2010/wordml" w:rsidR="001674DE" w:rsidRDefault="00910045" w14:paraId="2E0AA566" wp14:textId="77777777">
      <w:pPr>
        <w:pStyle w:val="Heading3"/>
      </w:pPr>
      <w:bookmarkStart w:name="_7mkwn8syzwrm" w:colFirst="0" w:colLast="0" w:id="25"/>
      <w:bookmarkEnd w:id="25"/>
      <w:r>
        <w:t>3.4.2 Análisis de Datos</w:t>
      </w:r>
    </w:p>
    <w:p xmlns:wp14="http://schemas.microsoft.com/office/word/2010/wordml" w:rsidR="001674DE" w:rsidRDefault="00910045" w14:paraId="2A2FE48C" wp14:textId="77777777">
      <w:r>
        <w:t>El objetivo de esta prueba fue obtener datos numéricos para analizar posibles correlaciones entre experiencia previa y usabilidad percibida. Se formularon preguntas para evaluar la usabilidad percibida en una escala del 1 al 5, donde 1 representa "muy en desacuerdo" y 5 "muy de acuerdo", con 10 declaraciones que incluían valoraciones positivas y negativas sobre la herramienta. Para asegurar coherencia en las respuestas y obtener un promedio general, se estandarizaron las respuestas a preguntas formuladas en</w:t>
      </w:r>
      <w:r>
        <w:t xml:space="preserve"> negativo. Por ejemplo, si la pregunta original era "Encontré la herramienta innecesariamente compleja" con una respuesta de 1 (muy en desacuerdo), se consideró como si la pregunta fuera "NO encontré la herramienta innecesariamente compleja" con una respuesta de 5 (muy de acuerdo). Aunque se emplearon las preguntas originales del SUS, esta modificación se hizo durante el análisis de los datos para facilitar la interpretación de los resultados.</w:t>
      </w:r>
    </w:p>
    <w:p xmlns:wp14="http://schemas.microsoft.com/office/word/2010/wordml" w:rsidR="001674DE" w:rsidRDefault="00910045" w14:paraId="24382D02" wp14:textId="77777777">
      <w:pPr>
        <w:pStyle w:val="Heading1"/>
      </w:pPr>
      <w:bookmarkStart w:name="_pafxxkvzqivu" w:colFirst="0" w:colLast="0" w:id="26"/>
      <w:bookmarkEnd w:id="26"/>
      <w:r>
        <w:t>Sección 4: Resultados</w:t>
      </w:r>
    </w:p>
    <w:p xmlns:wp14="http://schemas.microsoft.com/office/word/2010/wordml" w:rsidR="001674DE" w:rsidP="190A456A" w:rsidRDefault="00910045" w14:paraId="18C21B00" wp14:textId="77777777">
      <w:pPr>
        <w:rPr>
          <w:color w:val="4D4D4D"/>
          <w:sz w:val="18"/>
          <w:szCs w:val="18"/>
          <w:lang w:val="es-ES"/>
        </w:rPr>
      </w:pPr>
      <w:r w:rsidRPr="190A456A" w:rsidR="00910045">
        <w:rPr>
          <w:lang w:val="es-ES"/>
        </w:rPr>
        <w:t xml:space="preserve">Se utilizó el cuestionario propuesto por el </w:t>
      </w:r>
      <w:r w:rsidRPr="190A456A" w:rsidR="00910045">
        <w:rPr>
          <w:lang w:val="es-ES"/>
        </w:rPr>
        <w:t>System</w:t>
      </w:r>
      <w:r w:rsidRPr="190A456A" w:rsidR="00910045">
        <w:rPr>
          <w:lang w:val="es-ES"/>
        </w:rPr>
        <w:t xml:space="preserve"> </w:t>
      </w:r>
      <w:r w:rsidRPr="190A456A" w:rsidR="00910045">
        <w:rPr>
          <w:lang w:val="es-ES"/>
        </w:rPr>
        <w:t>Usability</w:t>
      </w:r>
      <w:r w:rsidRPr="190A456A" w:rsidR="00910045">
        <w:rPr>
          <w:lang w:val="es-ES"/>
        </w:rPr>
        <w:t xml:space="preserve"> </w:t>
      </w:r>
      <w:r w:rsidRPr="190A456A" w:rsidR="00910045">
        <w:rPr>
          <w:lang w:val="es-ES"/>
        </w:rPr>
        <w:t>Scale</w:t>
      </w:r>
      <w:r w:rsidRPr="190A456A" w:rsidR="00910045">
        <w:rPr>
          <w:lang w:val="es-ES"/>
        </w:rPr>
        <w:t xml:space="preserve"> (SUS) para evaluar la percepción de usabilidad en la Encuesta de Percepción de Usabilidad. Cada categoría puede alcanzar una puntuación máxima de 5/5, siendo valores más cercanos a 5 indicativos de una mejor experiencia. En general, la evaluación de la experiencia fue positiva, con el 81.9% de las evaluaciones otorgando una puntuación promedio igual o superior a 4.0, y el 45.5% igual o superior a 4.5, como se muestra en la Figura 2. </w:t>
      </w:r>
    </w:p>
    <w:p xmlns:wp14="http://schemas.microsoft.com/office/word/2010/wordml" w:rsidR="001674DE" w:rsidRDefault="00910045" w14:paraId="5DE6CBC2" wp14:textId="77777777">
      <w:pPr>
        <w:rPr>
          <w:color w:val="4D4D4D"/>
          <w:sz w:val="18"/>
          <w:szCs w:val="18"/>
        </w:rPr>
      </w:pPr>
      <w:r>
        <w:t>Al analizar la calificación promedio de cada pregunta de la evaluación, se observó que solo una de las 10 preguntas obtuvo una calificación promedio menor a 4, que corresponde a la pregunta #4: “Creo que necesitaría el apoyo de un técnico para poder utilizar esta herramienta”. Se realizó un ajuste mencionado en la sección 3.4.2 para mantener la consistencia entre preguntas y buscar una calificación ideal de 5.</w:t>
      </w:r>
    </w:p>
    <w:p xmlns:wp14="http://schemas.microsoft.com/office/word/2010/wordml" w:rsidR="001674DE" w:rsidP="190A456A" w:rsidRDefault="00910045" w14:paraId="1D179C75" wp14:textId="77777777">
      <w:pPr>
        <w:rPr>
          <w:lang w:val="es-ES"/>
        </w:rPr>
      </w:pPr>
      <w:r w:rsidRPr="190A456A" w:rsidR="00910045">
        <w:rPr>
          <w:lang w:val="es-ES"/>
        </w:rPr>
        <w:t xml:space="preserve">Además, se comparó la usabilidad percibida entre usuarios familiarizados con la realidad virtual y aquellos que no lo están, representado en la Fig. 4. </w:t>
      </w:r>
      <w:r w:rsidRPr="190A456A" w:rsidR="00910045">
        <w:rPr>
          <w:lang w:val="es-ES"/>
        </w:rPr>
        <w:t>Aquellos que sí lo habían usado otorgaron una calificación promedio a la usabilidad percibida de 4.40, mientras que aquellos que no otorgaron una calificación promedio de 4.15, una reducción del 5%.</w:t>
      </w:r>
      <w:r w:rsidRPr="190A456A" w:rsidR="00910045">
        <w:rPr>
          <w:lang w:val="es-ES"/>
        </w:rPr>
        <w:t xml:space="preserve"> También se analizó la calificación promedio según la cantidad de experiencia previa con experiencias de Realidad Virtual, visualizado en la Fig. 5. </w:t>
      </w:r>
      <w:r w:rsidRPr="190A456A" w:rsidR="00910045">
        <w:rPr>
          <w:lang w:val="es-ES"/>
        </w:rPr>
        <w:t>Aquellos part</w:t>
      </w:r>
      <w:r w:rsidRPr="190A456A" w:rsidR="00910045">
        <w:rPr>
          <w:lang w:val="es-ES"/>
        </w:rPr>
        <w:t>icipantes que no habían usado VR en los últimos 6 meses otorgaron una calificación promedio de 4.16, mientras que aquellos que lo habían usado 6 o más veces en los últimos 6 meses otorgaron una calificación promedio de 4.7.</w:t>
      </w:r>
    </w:p>
    <w:p xmlns:wp14="http://schemas.microsoft.com/office/word/2010/wordml" w:rsidR="001674DE" w:rsidRDefault="00910045" w14:paraId="11043433" wp14:textId="77777777">
      <w:pPr>
        <w:spacing w:after="0"/>
      </w:pPr>
      <w:r>
        <w:t>La Figura 6 muestra la calificación promedio de usabilidad percibida según la frecuencia de cocina semanal. La Figura 7 contrasta esta calificación entre mujeres (4.2) y hombres (4.3) en relación con la frecuencia de cocina semanal, con mujeres cocinando cerca de 15 veces a la semana en promedio y hombres entre 5 y 10 veces.</w:t>
      </w:r>
    </w:p>
    <w:tbl>
      <w:tblPr>
        <w:tblStyle w:val="a3"/>
        <w:tblW w:w="902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514"/>
        <w:gridCol w:w="4515"/>
      </w:tblGrid>
      <w:tr xmlns:wp14="http://schemas.microsoft.com/office/word/2010/wordml" w:rsidR="001674DE" w:rsidTr="5B466128" w14:paraId="772CDCC0" wp14:textId="77777777">
        <w:tc>
          <w:tcPr>
            <w:tcW w:w="4514"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1674DE" w:rsidRDefault="00910045" w14:paraId="60061E4C" wp14:textId="77777777">
            <w:pPr>
              <w:spacing w:after="0"/>
              <w:jc w:val="center"/>
            </w:pPr>
            <w:r>
              <w:rPr>
                <w:noProof/>
              </w:rPr>
              <w:drawing>
                <wp:inline xmlns:wp14="http://schemas.microsoft.com/office/word/2010/wordprocessingDrawing" distT="114300" distB="114300" distL="114300" distR="114300" wp14:anchorId="43833280" wp14:editId="7777777">
                  <wp:extent cx="2643188" cy="1632754"/>
                  <wp:effectExtent l="0" t="0" r="0" b="0"/>
                  <wp:docPr id="6" name="image1.png" descr="Gráfico"/>
                  <wp:cNvGraphicFramePr/>
                  <a:graphic xmlns:a="http://schemas.openxmlformats.org/drawingml/2006/main">
                    <a:graphicData uri="http://schemas.openxmlformats.org/drawingml/2006/picture">
                      <pic:pic xmlns:pic="http://schemas.openxmlformats.org/drawingml/2006/picture">
                        <pic:nvPicPr>
                          <pic:cNvPr id="0" name="image1.png" descr="Gráfico"/>
                          <pic:cNvPicPr preferRelativeResize="0"/>
                        </pic:nvPicPr>
                        <pic:blipFill>
                          <a:blip r:embed="rId12"/>
                          <a:srcRect/>
                          <a:stretch>
                            <a:fillRect/>
                          </a:stretch>
                        </pic:blipFill>
                        <pic:spPr>
                          <a:xfrm>
                            <a:off x="0" y="0"/>
                            <a:ext cx="2643188" cy="1632754"/>
                          </a:xfrm>
                          <a:prstGeom prst="rect">
                            <a:avLst/>
                          </a:prstGeom>
                          <a:ln/>
                        </pic:spPr>
                      </pic:pic>
                    </a:graphicData>
                  </a:graphic>
                </wp:inline>
              </w:drawing>
            </w:r>
          </w:p>
          <w:p w:rsidR="001674DE" w:rsidRDefault="00910045" w14:paraId="6BF6A862" wp14:textId="77777777">
            <w:pPr>
              <w:spacing w:before="0" w:after="0"/>
            </w:pPr>
            <w:r>
              <w:rPr>
                <w:b/>
                <w:color w:val="4D4D4D"/>
                <w:sz w:val="18"/>
                <w:szCs w:val="18"/>
              </w:rPr>
              <w:t xml:space="preserve">Figura 2. </w:t>
            </w:r>
            <w:r>
              <w:rPr>
                <w:color w:val="4D4D4D"/>
                <w:sz w:val="18"/>
                <w:szCs w:val="18"/>
              </w:rPr>
              <w:t>Clasificación del promedio obtenido en las evaluaciones de percepción de usabilidad.</w:t>
            </w:r>
          </w:p>
        </w:tc>
        <w:tc>
          <w:tcPr>
            <w:tcW w:w="4514"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1674DE" w:rsidRDefault="00910045" w14:paraId="44EAFD9C" wp14:textId="77777777">
            <w:pPr>
              <w:spacing w:after="0"/>
              <w:jc w:val="center"/>
            </w:pPr>
            <w:commentRangeStart w:id="1094389333"/>
            <w:r>
              <w:rPr>
                <w:noProof/>
              </w:rPr>
              <w:drawing>
                <wp:inline xmlns:wp14="http://schemas.microsoft.com/office/word/2010/wordprocessingDrawing" distT="114300" distB="114300" distL="114300" distR="114300" wp14:anchorId="0F25F445" wp14:editId="7777777">
                  <wp:extent cx="2724150" cy="1689100"/>
                  <wp:effectExtent l="0" t="0" r="0" b="0"/>
                  <wp:docPr id="4" name="image4.png" descr="Gráfico"/>
                  <wp:cNvGraphicFramePr/>
                  <a:graphic xmlns:a="http://schemas.openxmlformats.org/drawingml/2006/main">
                    <a:graphicData uri="http://schemas.openxmlformats.org/drawingml/2006/picture">
                      <pic:pic xmlns:pic="http://schemas.openxmlformats.org/drawingml/2006/picture">
                        <pic:nvPicPr>
                          <pic:cNvPr id="0" name="image4.png" descr="Gráfico"/>
                          <pic:cNvPicPr preferRelativeResize="0"/>
                        </pic:nvPicPr>
                        <pic:blipFill>
                          <a:blip r:embed="rId13"/>
                          <a:srcRect/>
                          <a:stretch>
                            <a:fillRect/>
                          </a:stretch>
                        </pic:blipFill>
                        <pic:spPr>
                          <a:xfrm>
                            <a:off x="0" y="0"/>
                            <a:ext cx="2724150" cy="1689100"/>
                          </a:xfrm>
                          <a:prstGeom prst="rect">
                            <a:avLst/>
                          </a:prstGeom>
                          <a:ln/>
                        </pic:spPr>
                      </pic:pic>
                    </a:graphicData>
                  </a:graphic>
                </wp:inline>
              </w:drawing>
            </w:r>
            <w:commentRangeEnd w:id="1094389333"/>
            <w:r>
              <w:rPr>
                <w:rStyle w:val="CommentReference"/>
              </w:rPr>
              <w:commentReference w:id="1094389333"/>
            </w:r>
          </w:p>
          <w:p w:rsidR="001674DE" w:rsidRDefault="00910045" w14:paraId="4461CF4A" wp14:textId="77777777">
            <w:pPr>
              <w:spacing w:before="0" w:after="0"/>
            </w:pPr>
            <w:r>
              <w:rPr>
                <w:b/>
                <w:color w:val="4D4D4D"/>
                <w:sz w:val="18"/>
                <w:szCs w:val="18"/>
              </w:rPr>
              <w:t xml:space="preserve">Figura 3. </w:t>
            </w:r>
            <w:r>
              <w:rPr>
                <w:color w:val="4D4D4D"/>
                <w:sz w:val="18"/>
                <w:szCs w:val="18"/>
              </w:rPr>
              <w:t>Calificación promedio para cada pregunta del SUS</w:t>
            </w:r>
          </w:p>
        </w:tc>
      </w:tr>
      <w:tr xmlns:wp14="http://schemas.microsoft.com/office/word/2010/wordml" w:rsidR="001674DE" w:rsidTr="5B466128" w14:paraId="7FC0AA8B" wp14:textId="77777777">
        <w:tc>
          <w:tcPr>
            <w:tcW w:w="4514"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1674DE" w:rsidRDefault="00910045" w14:paraId="4B94D5A5" wp14:textId="77777777">
            <w:pPr>
              <w:spacing w:after="0"/>
              <w:jc w:val="center"/>
            </w:pPr>
            <w:r>
              <w:rPr>
                <w:noProof/>
              </w:rPr>
              <w:drawing>
                <wp:inline xmlns:wp14="http://schemas.microsoft.com/office/word/2010/wordprocessingDrawing" distT="114300" distB="114300" distL="114300" distR="114300" wp14:anchorId="13561D57" wp14:editId="7777777">
                  <wp:extent cx="2724150" cy="1397000"/>
                  <wp:effectExtent l="0" t="0" r="0" b="0"/>
                  <wp:docPr id="10" name="image9.png" descr="Gráfico"/>
                  <wp:cNvGraphicFramePr/>
                  <a:graphic xmlns:a="http://schemas.openxmlformats.org/drawingml/2006/main">
                    <a:graphicData uri="http://schemas.openxmlformats.org/drawingml/2006/picture">
                      <pic:pic xmlns:pic="http://schemas.openxmlformats.org/drawingml/2006/picture">
                        <pic:nvPicPr>
                          <pic:cNvPr id="0" name="image9.png" descr="Gráfico"/>
                          <pic:cNvPicPr preferRelativeResize="0"/>
                        </pic:nvPicPr>
                        <pic:blipFill>
                          <a:blip r:embed="rId14"/>
                          <a:srcRect/>
                          <a:stretch>
                            <a:fillRect/>
                          </a:stretch>
                        </pic:blipFill>
                        <pic:spPr>
                          <a:xfrm>
                            <a:off x="0" y="0"/>
                            <a:ext cx="2724150" cy="1397000"/>
                          </a:xfrm>
                          <a:prstGeom prst="rect">
                            <a:avLst/>
                          </a:prstGeom>
                          <a:ln/>
                        </pic:spPr>
                      </pic:pic>
                    </a:graphicData>
                  </a:graphic>
                </wp:inline>
              </w:drawing>
            </w:r>
          </w:p>
          <w:p w:rsidR="001674DE" w:rsidRDefault="00910045" w14:paraId="25276141" wp14:textId="77777777">
            <w:pPr>
              <w:spacing w:before="0" w:after="0"/>
            </w:pPr>
            <w:r>
              <w:rPr>
                <w:b/>
                <w:color w:val="4D4D4D"/>
                <w:sz w:val="18"/>
                <w:szCs w:val="18"/>
              </w:rPr>
              <w:t xml:space="preserve">Figura 4. </w:t>
            </w:r>
            <w:r>
              <w:rPr>
                <w:color w:val="4D4D4D"/>
                <w:sz w:val="18"/>
                <w:szCs w:val="18"/>
              </w:rPr>
              <w:t>Calificación promedio según si alguna vez había interactuado con una experiencia en VR</w:t>
            </w:r>
          </w:p>
        </w:tc>
        <w:tc>
          <w:tcPr>
            <w:tcW w:w="4514"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1674DE" w:rsidRDefault="00910045" w14:paraId="3DEEC669" wp14:textId="77777777">
            <w:pPr>
              <w:spacing w:after="0"/>
              <w:jc w:val="center"/>
            </w:pPr>
            <w:r>
              <w:rPr>
                <w:noProof/>
              </w:rPr>
              <w:drawing>
                <wp:inline xmlns:wp14="http://schemas.microsoft.com/office/word/2010/wordprocessingDrawing" distT="114300" distB="114300" distL="114300" distR="114300" wp14:anchorId="62D67DA6" wp14:editId="7777777">
                  <wp:extent cx="2724150" cy="1460500"/>
                  <wp:effectExtent l="0" t="0" r="0" b="0"/>
                  <wp:docPr id="2" name="image6.png" descr="Gráfico"/>
                  <wp:cNvGraphicFramePr/>
                  <a:graphic xmlns:a="http://schemas.openxmlformats.org/drawingml/2006/main">
                    <a:graphicData uri="http://schemas.openxmlformats.org/drawingml/2006/picture">
                      <pic:pic xmlns:pic="http://schemas.openxmlformats.org/drawingml/2006/picture">
                        <pic:nvPicPr>
                          <pic:cNvPr id="0" name="image6.png" descr="Gráfico"/>
                          <pic:cNvPicPr preferRelativeResize="0"/>
                        </pic:nvPicPr>
                        <pic:blipFill>
                          <a:blip r:embed="rId15"/>
                          <a:srcRect/>
                          <a:stretch>
                            <a:fillRect/>
                          </a:stretch>
                        </pic:blipFill>
                        <pic:spPr>
                          <a:xfrm>
                            <a:off x="0" y="0"/>
                            <a:ext cx="2724150" cy="1460500"/>
                          </a:xfrm>
                          <a:prstGeom prst="rect">
                            <a:avLst/>
                          </a:prstGeom>
                          <a:ln/>
                        </pic:spPr>
                      </pic:pic>
                    </a:graphicData>
                  </a:graphic>
                </wp:inline>
              </w:drawing>
            </w:r>
          </w:p>
          <w:p w:rsidR="001674DE" w:rsidRDefault="00910045" w14:paraId="0C205B3C" wp14:textId="77777777">
            <w:pPr>
              <w:spacing w:before="0" w:after="0"/>
            </w:pPr>
            <w:r>
              <w:rPr>
                <w:b/>
                <w:color w:val="4D4D4D"/>
                <w:sz w:val="18"/>
                <w:szCs w:val="18"/>
              </w:rPr>
              <w:t xml:space="preserve">Figura 5. </w:t>
            </w:r>
            <w:r>
              <w:rPr>
                <w:color w:val="4D4D4D"/>
                <w:sz w:val="18"/>
                <w:szCs w:val="18"/>
              </w:rPr>
              <w:t>Calificación promedio según cantidad de experiencias con VR</w:t>
            </w:r>
          </w:p>
        </w:tc>
      </w:tr>
      <w:tr xmlns:wp14="http://schemas.microsoft.com/office/word/2010/wordml" w:rsidR="001674DE" w:rsidTr="5B466128" w14:paraId="6FB814FE" wp14:textId="77777777">
        <w:tc>
          <w:tcPr>
            <w:tcW w:w="4514"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1674DE" w:rsidRDefault="00910045" w14:paraId="2145712A" wp14:textId="77777777">
            <w:pPr>
              <w:spacing w:before="0" w:after="0" w:line="240" w:lineRule="auto"/>
              <w:rPr>
                <w:color w:val="4D4D4D"/>
                <w:sz w:val="18"/>
                <w:szCs w:val="18"/>
              </w:rPr>
            </w:pPr>
            <w:r>
              <w:rPr>
                <w:noProof/>
                <w:color w:val="4D4D4D"/>
                <w:sz w:val="18"/>
                <w:szCs w:val="18"/>
              </w:rPr>
              <w:drawing>
                <wp:inline xmlns:wp14="http://schemas.microsoft.com/office/word/2010/wordprocessingDrawing" distT="114300" distB="114300" distL="114300" distR="114300" wp14:anchorId="5979308B" wp14:editId="7777777">
                  <wp:extent cx="2724150" cy="1689100"/>
                  <wp:effectExtent l="0" t="0" r="0" b="0"/>
                  <wp:docPr id="9" name="image3.png" descr="Gráfico"/>
                  <wp:cNvGraphicFramePr/>
                  <a:graphic xmlns:a="http://schemas.openxmlformats.org/drawingml/2006/main">
                    <a:graphicData uri="http://schemas.openxmlformats.org/drawingml/2006/picture">
                      <pic:pic xmlns:pic="http://schemas.openxmlformats.org/drawingml/2006/picture">
                        <pic:nvPicPr>
                          <pic:cNvPr id="0" name="image3.png" descr="Gráfico"/>
                          <pic:cNvPicPr preferRelativeResize="0"/>
                        </pic:nvPicPr>
                        <pic:blipFill>
                          <a:blip r:embed="rId16"/>
                          <a:srcRect/>
                          <a:stretch>
                            <a:fillRect/>
                          </a:stretch>
                        </pic:blipFill>
                        <pic:spPr>
                          <a:xfrm>
                            <a:off x="0" y="0"/>
                            <a:ext cx="2724150" cy="1689100"/>
                          </a:xfrm>
                          <a:prstGeom prst="rect">
                            <a:avLst/>
                          </a:prstGeom>
                          <a:ln/>
                        </pic:spPr>
                      </pic:pic>
                    </a:graphicData>
                  </a:graphic>
                </wp:inline>
              </w:drawing>
            </w:r>
            <w:r>
              <w:rPr>
                <w:b/>
                <w:color w:val="4D4D4D"/>
                <w:sz w:val="18"/>
                <w:szCs w:val="18"/>
              </w:rPr>
              <w:t xml:space="preserve">Figura 6. </w:t>
            </w:r>
            <w:r>
              <w:rPr>
                <w:color w:val="4D4D4D"/>
                <w:sz w:val="18"/>
                <w:szCs w:val="18"/>
              </w:rPr>
              <w:t>Calificación promedio según cantidad de veces que el participante cocina semanalmente</w:t>
            </w:r>
          </w:p>
        </w:tc>
        <w:tc>
          <w:tcPr>
            <w:tcW w:w="4514"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1674DE" w:rsidRDefault="00910045" w14:paraId="3656B9AB" wp14:textId="77777777">
            <w:pPr>
              <w:pStyle w:val="Heading2"/>
              <w:spacing w:before="0" w:line="240" w:lineRule="auto"/>
              <w:rPr>
                <w:b w:val="0"/>
                <w:color w:val="4D4D4D"/>
                <w:sz w:val="18"/>
                <w:szCs w:val="18"/>
              </w:rPr>
            </w:pPr>
            <w:bookmarkStart w:name="_frrg00scmzds" w:colFirst="0" w:colLast="0" w:id="27"/>
            <w:bookmarkEnd w:id="27"/>
            <w:r>
              <w:rPr>
                <w:b w:val="0"/>
                <w:noProof/>
                <w:color w:val="4D4D4D"/>
                <w:sz w:val="18"/>
                <w:szCs w:val="18"/>
              </w:rPr>
              <w:drawing>
                <wp:inline xmlns:wp14="http://schemas.microsoft.com/office/word/2010/wordprocessingDrawing" distT="114300" distB="114300" distL="114300" distR="114300" wp14:anchorId="4D3E2A49" wp14:editId="7777777">
                  <wp:extent cx="2724150" cy="1778000"/>
                  <wp:effectExtent l="0" t="0" r="0" b="0"/>
                  <wp:docPr id="8" name="image5.png" descr="Gráfico"/>
                  <wp:cNvGraphicFramePr/>
                  <a:graphic xmlns:a="http://schemas.openxmlformats.org/drawingml/2006/main">
                    <a:graphicData uri="http://schemas.openxmlformats.org/drawingml/2006/picture">
                      <pic:pic xmlns:pic="http://schemas.openxmlformats.org/drawingml/2006/picture">
                        <pic:nvPicPr>
                          <pic:cNvPr id="0" name="image5.png" descr="Gráfico"/>
                          <pic:cNvPicPr preferRelativeResize="0"/>
                        </pic:nvPicPr>
                        <pic:blipFill>
                          <a:blip r:embed="rId17"/>
                          <a:srcRect/>
                          <a:stretch>
                            <a:fillRect/>
                          </a:stretch>
                        </pic:blipFill>
                        <pic:spPr>
                          <a:xfrm>
                            <a:off x="0" y="0"/>
                            <a:ext cx="2724150" cy="1778000"/>
                          </a:xfrm>
                          <a:prstGeom prst="rect">
                            <a:avLst/>
                          </a:prstGeom>
                          <a:ln/>
                        </pic:spPr>
                      </pic:pic>
                    </a:graphicData>
                  </a:graphic>
                </wp:inline>
              </w:drawing>
            </w:r>
          </w:p>
          <w:p w:rsidR="001674DE" w:rsidRDefault="00910045" w14:paraId="33EFA387" wp14:textId="77777777">
            <w:pPr>
              <w:spacing w:before="0" w:line="240" w:lineRule="auto"/>
              <w:rPr>
                <w:color w:val="4D4D4D"/>
                <w:sz w:val="18"/>
                <w:szCs w:val="18"/>
              </w:rPr>
            </w:pPr>
            <w:r>
              <w:rPr>
                <w:b/>
                <w:sz w:val="18"/>
                <w:szCs w:val="18"/>
              </w:rPr>
              <w:t xml:space="preserve">Figura 7. </w:t>
            </w:r>
            <w:r>
              <w:rPr>
                <w:sz w:val="18"/>
                <w:szCs w:val="18"/>
              </w:rPr>
              <w:t>Usabilidad Percibida vs. Frecuencia de cocina</w:t>
            </w:r>
          </w:p>
        </w:tc>
      </w:tr>
    </w:tbl>
    <w:p xmlns:wp14="http://schemas.microsoft.com/office/word/2010/wordml" w:rsidR="001674DE" w:rsidRDefault="00910045" w14:paraId="46BB33EA" wp14:textId="77777777">
      <w:pPr>
        <w:pStyle w:val="Heading1"/>
      </w:pPr>
      <w:bookmarkStart w:name="_raxln0yk8k4s" w:id="28"/>
      <w:bookmarkEnd w:id="28"/>
      <w:commentRangeStart w:id="1239070781"/>
      <w:r w:rsidR="00910045">
        <w:rPr/>
        <w:t>Sección 5: Discusión de resultados</w:t>
      </w:r>
      <w:commentRangeEnd w:id="1239070781"/>
      <w:r>
        <w:rPr>
          <w:rStyle w:val="CommentReference"/>
        </w:rPr>
        <w:commentReference w:id="1239070781"/>
      </w:r>
    </w:p>
    <w:p xmlns:wp14="http://schemas.microsoft.com/office/word/2010/wordml" w:rsidR="001674DE" w:rsidRDefault="00910045" w14:paraId="617AEB7B" wp14:textId="77777777">
      <w:r>
        <w:t>El análisis de los resultados de la Prueba 2 se centró en explorar las relaciones entre el conocimiento previo de los usuarios y la Usabilidad Percibida en la Herramienta VR. El conocimiento previo se consideró desde dos áreas relevantes para la herramienta: el conocimiento previo en el uso de Realidad Virtual y el conocimiento previo en el tema de cocina tratado.</w:t>
      </w:r>
    </w:p>
    <w:p xmlns:wp14="http://schemas.microsoft.com/office/word/2010/wordml" w:rsidR="001674DE" w:rsidRDefault="00910045" w14:paraId="263C2C52" wp14:textId="77777777">
      <w:r>
        <w:t>Se observó que la experiencia previa en Realidad Virtual facilitó la percepción de usabilidad. Usuarios con experiencia en VR percibieron una mejor usabilidad en la Herramienta de VR en comparación con aquellos menos familiarizados, como muestran las Figuras 4 y 5.</w:t>
      </w:r>
    </w:p>
    <w:p xmlns:wp14="http://schemas.microsoft.com/office/word/2010/wordml" w:rsidR="001674DE" w:rsidRDefault="00910045" w14:paraId="4973C4A6" wp14:textId="77777777">
      <w:r>
        <w:t>En contraste, la experiencia previa en el tema específico tratado por la Herramienta VR no mostró una correlación significativa con la percepción de usabilidad, como se indica en las Figuras 5 y 6. Esto sugiere que el conocimiento del contenido no influye directamente en la capacidad del usuario para interactuar intuitivamente con la herramienta de VR. Por tanto, al diseñar Experiencias de Aprendizaje en Realidad Virtual no se debe suponer que los usuarios con conocimientos previos en el tema tendrán una me</w:t>
      </w:r>
      <w:r>
        <w:t>jor experiencia de usabilidad o comprenderán más fácilmente las interacciones necesarias.</w:t>
      </w:r>
    </w:p>
    <w:p xmlns:wp14="http://schemas.microsoft.com/office/word/2010/wordml" w:rsidR="001674DE" w:rsidRDefault="00910045" w14:paraId="118761FE" wp14:textId="77777777">
      <w:r>
        <w:t>Cabe destacar que este estudio no incluyó un análisis de la curva de aprendizaje para la Herramienta VR, lo cual podría revelar diferencias entre usuarios con distintos niveles de experiencia, tanto en el tema de enfoque de la Herramienta como en el uso de VR. Estudios existentes sugieren que estas diferencias pueden ser notables, y futuros análisis de esta Herramienta deberían abordar esta variable para una comprensión más completa del proceso de aprendizaje en entornos VR.</w:t>
      </w:r>
    </w:p>
    <w:p xmlns:wp14="http://schemas.microsoft.com/office/word/2010/wordml" w:rsidR="001674DE" w:rsidRDefault="00910045" w14:paraId="41D2A671" wp14:textId="77777777">
      <w:r>
        <w:t>Finalmente, el estudio actual no realizó una evaluación de los conocimientos adquiridos mediante el uso de la Herramienta VR, por lo que es necesario recalcar que estas afirmaciones competen únicamente a la usabilidad percibida y no a la efectividad de la Herramienta VR diseñada como experiencia de aprendizaje. El presente análisis no abarca las características del diseño y su influencia sobre la interiorización de los objetivos de aprendizaje.</w:t>
      </w:r>
    </w:p>
    <w:p xmlns:wp14="http://schemas.microsoft.com/office/word/2010/wordml" w:rsidR="001674DE" w:rsidRDefault="00910045" w14:paraId="41C027CB" wp14:textId="77777777">
      <w:pPr>
        <w:pStyle w:val="Heading1"/>
      </w:pPr>
      <w:bookmarkStart w:name="_duv06aiub6cr" w:colFirst="0" w:colLast="0" w:id="29"/>
      <w:bookmarkEnd w:id="29"/>
      <w:r>
        <w:t>Sección 6: Conclusiones y Trabajo a Futuro</w:t>
      </w:r>
    </w:p>
    <w:p xmlns:wp14="http://schemas.microsoft.com/office/word/2010/wordml" w:rsidR="001674DE" w:rsidRDefault="00910045" w14:paraId="62A072F7" wp14:textId="77777777">
      <w:r w:rsidRPr="5B466128" w:rsidR="00910045">
        <w:rPr>
          <w:lang w:val="es-ES"/>
        </w:rPr>
        <w:t xml:space="preserve">Los resultados permiten trazar una correlación entre la familiaridad previa con la Realidad Virtual en la percepción de usabilidad de las herramientas educativas inmersivas. Los usuarios con experiencia previa en VR calificaron la usabilidad de la Herramienta VR para aprender a preparar una quesadilla de manera más positiva en contraste con aquellos sin experiencia previa o con menos experiencia. </w:t>
      </w:r>
      <w:r w:rsidRPr="5B466128" w:rsidR="00910045">
        <w:rPr>
          <w:highlight w:val="yellow"/>
          <w:lang w:val="es-ES"/>
          <w:rPrChange w:author="Yoselyn Walsh Zúñiga" w:date="2024-06-17T17:29:46.3Z" w:id="159339173">
            <w:rPr>
              <w:lang w:val="es-ES"/>
            </w:rPr>
          </w:rPrChange>
        </w:rPr>
        <w:t xml:space="preserve">Sin embargo, la experiencia previa en cocina no mostró una </w:t>
      </w:r>
      <w:r w:rsidRPr="5B466128" w:rsidR="00910045">
        <w:rPr>
          <w:highlight w:val="yellow"/>
          <w:lang w:val="es-ES"/>
          <w:rPrChange w:author="Yoselyn Walsh Zúñiga" w:date="2024-06-17T17:29:27.043Z" w:id="1629566379">
            <w:rPr>
              <w:lang w:val="es-ES"/>
            </w:rPr>
          </w:rPrChange>
        </w:rPr>
        <w:t>correlación significativa</w:t>
      </w:r>
      <w:r w:rsidRPr="5B466128" w:rsidR="00910045">
        <w:rPr>
          <w:highlight w:val="yellow"/>
          <w:lang w:val="es-ES"/>
          <w:rPrChange w:author="Yoselyn Walsh Zúñiga" w:date="2024-06-17T17:29:46.301Z" w:id="492222760">
            <w:rPr>
              <w:lang w:val="es-ES"/>
            </w:rPr>
          </w:rPrChange>
        </w:rPr>
        <w:t xml:space="preserve"> con la percepción de usabil</w:t>
      </w:r>
      <w:r w:rsidRPr="5B466128" w:rsidR="00910045">
        <w:rPr>
          <w:highlight w:val="yellow"/>
          <w:lang w:val="es-ES"/>
          <w:rPrChange w:author="Yoselyn Walsh Zúñiga" w:date="2024-06-17T17:29:46.301Z" w:id="632742463">
            <w:rPr>
              <w:lang w:val="es-ES"/>
            </w:rPr>
          </w:rPrChange>
        </w:rPr>
        <w:t>idad, indicando que el conocimiento del contenido específico no influye directamente en la capacidad de interactuar intuitivamente con la herramienta de VR</w:t>
      </w:r>
      <w:r w:rsidRPr="5B466128" w:rsidR="00910045">
        <w:rPr>
          <w:lang w:val="es-ES"/>
        </w:rPr>
        <w:t>.</w:t>
      </w:r>
      <w:r w:rsidRPr="5B466128" w:rsidR="00910045">
        <w:rPr>
          <w:lang w:val="es-ES"/>
        </w:rPr>
        <w:t xml:space="preserve"> Esto sugiere que la curva de aprendizaje asociada con la tecnología de VR puede afectar la percepción de la herramienta, lo cual reafirma la importancia de diseñar tutoriales efectivos que apliquen principios teóricos de aprendizaje para reducir la brecha entre la usabilidad percibida por usuarios expertos vs. inexpertos.</w:t>
      </w:r>
    </w:p>
    <w:p xmlns:wp14="http://schemas.microsoft.com/office/word/2010/wordml" w:rsidR="001674DE" w:rsidRDefault="00910045" w14:paraId="3C22D09D" wp14:textId="77777777">
      <w:r>
        <w:t>Futuros estudios podrían ampliar esta investigación evaluando no solo la usabilidad percibida, sino también la efectividad de la adquisición de conocimientos y habilidades a través de la herramienta de VR. Se recomienda realizar una prueba de conocimiento que permita obtener una medida más confiable del conocimiento previo y del conocimiento adquirido mediante la experiencia. Además, es recomendable continuar iterando sobre la experiencia diseñada para maximizar la efectividad de su contenido.</w:t>
      </w:r>
    </w:p>
    <w:p xmlns:wp14="http://schemas.microsoft.com/office/word/2010/wordml" w:rsidR="001674DE" w:rsidRDefault="00910045" w14:paraId="45FB0818" wp14:textId="77777777">
      <w:pPr>
        <w:pStyle w:val="Heading2"/>
      </w:pPr>
      <w:bookmarkStart w:name="_xu1ird41fcc5" w:colFirst="0" w:colLast="0" w:id="30"/>
      <w:bookmarkEnd w:id="30"/>
      <w:r>
        <w:br w:type="page"/>
      </w:r>
    </w:p>
    <w:p xmlns:wp14="http://schemas.microsoft.com/office/word/2010/wordml" w:rsidR="001674DE" w:rsidRDefault="00910045" w14:paraId="4E1F9A16" wp14:textId="77777777">
      <w:pPr>
        <w:pStyle w:val="Heading2"/>
      </w:pPr>
      <w:bookmarkStart w:name="_lwii90c3wriw" w:colFirst="0" w:colLast="0" w:id="31"/>
      <w:bookmarkEnd w:id="31"/>
      <w:r>
        <w:t>Referencias</w:t>
      </w:r>
    </w:p>
    <w:p xmlns:wp14="http://schemas.microsoft.com/office/word/2010/wordml" w:rsidR="001674DE" w:rsidRDefault="00910045" w14:paraId="2EE5FC75" wp14:textId="77777777">
      <w:r w:rsidRPr="190A456A" w:rsidR="00910045">
        <w:rPr>
          <w:lang w:val="es-ES"/>
        </w:rPr>
        <w:t xml:space="preserve">[1] T. P. </w:t>
      </w:r>
      <w:r w:rsidRPr="190A456A" w:rsidR="00910045">
        <w:rPr>
          <w:lang w:val="es-ES"/>
        </w:rPr>
        <w:t>Grantcharov</w:t>
      </w:r>
      <w:r w:rsidRPr="190A456A" w:rsidR="00910045">
        <w:rPr>
          <w:lang w:val="es-ES"/>
        </w:rPr>
        <w:t xml:space="preserve">, L. </w:t>
      </w:r>
      <w:r w:rsidRPr="190A456A" w:rsidR="00910045">
        <w:rPr>
          <w:lang w:val="es-ES"/>
        </w:rPr>
        <w:t>Bardram</w:t>
      </w:r>
      <w:r w:rsidRPr="190A456A" w:rsidR="00910045">
        <w:rPr>
          <w:lang w:val="es-ES"/>
        </w:rPr>
        <w:t xml:space="preserve">, P. </w:t>
      </w:r>
      <w:r w:rsidRPr="190A456A" w:rsidR="00910045">
        <w:rPr>
          <w:lang w:val="es-ES"/>
        </w:rPr>
        <w:t>Funch</w:t>
      </w:r>
      <w:r w:rsidRPr="190A456A" w:rsidR="00910045">
        <w:rPr>
          <w:lang w:val="es-ES"/>
        </w:rPr>
        <w:t>-Jensen, y J. Rosenberg, “</w:t>
      </w:r>
      <w:r w:rsidRPr="190A456A" w:rsidR="00910045">
        <w:rPr>
          <w:lang w:val="es-ES"/>
        </w:rPr>
        <w:t>Learning</w:t>
      </w:r>
      <w:r w:rsidRPr="190A456A" w:rsidR="00910045">
        <w:rPr>
          <w:lang w:val="es-ES"/>
        </w:rPr>
        <w:t xml:space="preserve"> curves and </w:t>
      </w:r>
      <w:r w:rsidRPr="190A456A" w:rsidR="00910045">
        <w:rPr>
          <w:lang w:val="es-ES"/>
        </w:rPr>
        <w:t>impact</w:t>
      </w:r>
      <w:r w:rsidRPr="190A456A" w:rsidR="00910045">
        <w:rPr>
          <w:lang w:val="es-ES"/>
        </w:rPr>
        <w:t xml:space="preserve"> </w:t>
      </w:r>
      <w:r w:rsidRPr="190A456A" w:rsidR="00910045">
        <w:rPr>
          <w:lang w:val="es-ES"/>
        </w:rPr>
        <w:t>of</w:t>
      </w:r>
      <w:r w:rsidRPr="190A456A" w:rsidR="00910045">
        <w:rPr>
          <w:lang w:val="es-ES"/>
        </w:rPr>
        <w:t xml:space="preserve"> </w:t>
      </w:r>
      <w:r w:rsidRPr="190A456A" w:rsidR="00910045">
        <w:rPr>
          <w:lang w:val="es-ES"/>
        </w:rPr>
        <w:t>previous</w:t>
      </w:r>
      <w:r w:rsidRPr="190A456A" w:rsidR="00910045">
        <w:rPr>
          <w:lang w:val="es-ES"/>
        </w:rPr>
        <w:t xml:space="preserve"> operative </w:t>
      </w:r>
      <w:r w:rsidRPr="190A456A" w:rsidR="00910045">
        <w:rPr>
          <w:lang w:val="es-ES"/>
        </w:rPr>
        <w:t>experience</w:t>
      </w:r>
      <w:r w:rsidRPr="190A456A" w:rsidR="00910045">
        <w:rPr>
          <w:lang w:val="es-ES"/>
        </w:rPr>
        <w:t xml:space="preserve"> </w:t>
      </w:r>
      <w:r w:rsidRPr="190A456A" w:rsidR="00910045">
        <w:rPr>
          <w:lang w:val="es-ES"/>
        </w:rPr>
        <w:t>on</w:t>
      </w:r>
      <w:r w:rsidRPr="190A456A" w:rsidR="00910045">
        <w:rPr>
          <w:lang w:val="es-ES"/>
        </w:rPr>
        <w:t xml:space="preserve"> performance </w:t>
      </w:r>
      <w:r w:rsidRPr="190A456A" w:rsidR="00910045">
        <w:rPr>
          <w:lang w:val="es-ES"/>
        </w:rPr>
        <w:t>on</w:t>
      </w:r>
      <w:r w:rsidRPr="190A456A" w:rsidR="00910045">
        <w:rPr>
          <w:lang w:val="es-ES"/>
        </w:rPr>
        <w:t xml:space="preserve"> a virtual </w:t>
      </w:r>
      <w:r w:rsidRPr="190A456A" w:rsidR="00910045">
        <w:rPr>
          <w:lang w:val="es-ES"/>
        </w:rPr>
        <w:t>reality</w:t>
      </w:r>
      <w:r w:rsidRPr="190A456A" w:rsidR="00910045">
        <w:rPr>
          <w:lang w:val="es-ES"/>
        </w:rPr>
        <w:t xml:space="preserve"> </w:t>
      </w:r>
      <w:r w:rsidRPr="190A456A" w:rsidR="00910045">
        <w:rPr>
          <w:lang w:val="es-ES"/>
        </w:rPr>
        <w:t>simulator</w:t>
      </w:r>
      <w:r w:rsidRPr="190A456A" w:rsidR="00910045">
        <w:rPr>
          <w:lang w:val="es-ES"/>
        </w:rPr>
        <w:t xml:space="preserve"> </w:t>
      </w:r>
      <w:r w:rsidRPr="190A456A" w:rsidR="00910045">
        <w:rPr>
          <w:lang w:val="es-ES"/>
        </w:rPr>
        <w:t>to</w:t>
      </w:r>
      <w:r w:rsidRPr="190A456A" w:rsidR="00910045">
        <w:rPr>
          <w:lang w:val="es-ES"/>
        </w:rPr>
        <w:t xml:space="preserve"> test </w:t>
      </w:r>
      <w:r w:rsidRPr="190A456A" w:rsidR="00910045">
        <w:rPr>
          <w:lang w:val="es-ES"/>
        </w:rPr>
        <w:t>laparoscopic</w:t>
      </w:r>
      <w:r w:rsidRPr="190A456A" w:rsidR="00910045">
        <w:rPr>
          <w:lang w:val="es-ES"/>
        </w:rPr>
        <w:t xml:space="preserve"> </w:t>
      </w:r>
      <w:r w:rsidRPr="190A456A" w:rsidR="00910045">
        <w:rPr>
          <w:lang w:val="es-ES"/>
        </w:rPr>
        <w:t>surgical</w:t>
      </w:r>
      <w:r w:rsidRPr="190A456A" w:rsidR="00910045">
        <w:rPr>
          <w:lang w:val="es-ES"/>
        </w:rPr>
        <w:t xml:space="preserve"> </w:t>
      </w:r>
      <w:r w:rsidRPr="190A456A" w:rsidR="00910045">
        <w:rPr>
          <w:lang w:val="es-ES"/>
        </w:rPr>
        <w:t>skills</w:t>
      </w:r>
      <w:r w:rsidRPr="190A456A" w:rsidR="00910045">
        <w:rPr>
          <w:lang w:val="es-ES"/>
        </w:rPr>
        <w:t xml:space="preserve">”, </w:t>
      </w:r>
      <w:r w:rsidRPr="190A456A" w:rsidR="00910045">
        <w:rPr>
          <w:lang w:val="es-ES"/>
        </w:rPr>
        <w:t>The</w:t>
      </w:r>
      <w:r w:rsidRPr="190A456A" w:rsidR="00910045">
        <w:rPr>
          <w:lang w:val="es-ES"/>
        </w:rPr>
        <w:t xml:space="preserve"> American </w:t>
      </w:r>
      <w:r w:rsidRPr="190A456A" w:rsidR="00910045">
        <w:rPr>
          <w:lang w:val="es-ES"/>
        </w:rPr>
        <w:t>Journal</w:t>
      </w:r>
      <w:r w:rsidRPr="190A456A" w:rsidR="00910045">
        <w:rPr>
          <w:lang w:val="es-ES"/>
        </w:rPr>
        <w:t xml:space="preserve"> </w:t>
      </w:r>
      <w:r w:rsidRPr="190A456A" w:rsidR="00910045">
        <w:rPr>
          <w:lang w:val="es-ES"/>
        </w:rPr>
        <w:t>of</w:t>
      </w:r>
      <w:r w:rsidRPr="190A456A" w:rsidR="00910045">
        <w:rPr>
          <w:lang w:val="es-ES"/>
        </w:rPr>
        <w:t xml:space="preserve"> </w:t>
      </w:r>
      <w:r w:rsidRPr="190A456A" w:rsidR="00910045">
        <w:rPr>
          <w:lang w:val="es-ES"/>
        </w:rPr>
        <w:t>Surgery</w:t>
      </w:r>
      <w:r w:rsidRPr="190A456A" w:rsidR="00910045">
        <w:rPr>
          <w:lang w:val="es-ES"/>
        </w:rPr>
        <w:t xml:space="preserve">, vol. 185, núm. 2. Elsevier BV, pp. 146–149, feb. 2003. </w:t>
      </w:r>
      <w:r w:rsidRPr="190A456A" w:rsidR="00910045">
        <w:rPr>
          <w:lang w:val="es-ES"/>
        </w:rPr>
        <w:t>doi</w:t>
      </w:r>
      <w:r w:rsidRPr="190A456A" w:rsidR="00910045">
        <w:rPr>
          <w:lang w:val="es-ES"/>
        </w:rPr>
        <w:t>: 10.1016/s0002-9610(02)01213-8.</w:t>
      </w:r>
    </w:p>
    <w:p xmlns:wp14="http://schemas.microsoft.com/office/word/2010/wordml" w:rsidR="001674DE" w:rsidRDefault="00910045" w14:paraId="73533E00" wp14:textId="77777777">
      <w:r w:rsidRPr="190A456A" w:rsidR="00910045">
        <w:rPr>
          <w:lang w:val="es-ES"/>
        </w:rPr>
        <w:t xml:space="preserve">[2] C. </w:t>
      </w:r>
      <w:r w:rsidRPr="190A456A" w:rsidR="00910045">
        <w:rPr>
          <w:lang w:val="es-ES"/>
        </w:rPr>
        <w:t>Sagnier</w:t>
      </w:r>
      <w:r w:rsidRPr="190A456A" w:rsidR="00910045">
        <w:rPr>
          <w:lang w:val="es-ES"/>
        </w:rPr>
        <w:t xml:space="preserve">, E. </w:t>
      </w:r>
      <w:r w:rsidRPr="190A456A" w:rsidR="00910045">
        <w:rPr>
          <w:lang w:val="es-ES"/>
        </w:rPr>
        <w:t>Loup</w:t>
      </w:r>
      <w:r w:rsidRPr="190A456A" w:rsidR="00910045">
        <w:rPr>
          <w:lang w:val="es-ES"/>
        </w:rPr>
        <w:t xml:space="preserve">-Escande, y G. </w:t>
      </w:r>
      <w:r w:rsidRPr="190A456A" w:rsidR="00910045">
        <w:rPr>
          <w:lang w:val="es-ES"/>
        </w:rPr>
        <w:t>Valléry</w:t>
      </w:r>
      <w:r w:rsidRPr="190A456A" w:rsidR="00910045">
        <w:rPr>
          <w:lang w:val="es-ES"/>
        </w:rPr>
        <w:t>, “</w:t>
      </w:r>
      <w:r w:rsidRPr="190A456A" w:rsidR="00910045">
        <w:rPr>
          <w:lang w:val="es-ES"/>
        </w:rPr>
        <w:t>Effects</w:t>
      </w:r>
      <w:r w:rsidRPr="190A456A" w:rsidR="00910045">
        <w:rPr>
          <w:lang w:val="es-ES"/>
        </w:rPr>
        <w:t xml:space="preserve"> </w:t>
      </w:r>
      <w:r w:rsidRPr="190A456A" w:rsidR="00910045">
        <w:rPr>
          <w:lang w:val="es-ES"/>
        </w:rPr>
        <w:t>of</w:t>
      </w:r>
      <w:r w:rsidRPr="190A456A" w:rsidR="00910045">
        <w:rPr>
          <w:lang w:val="es-ES"/>
        </w:rPr>
        <w:t xml:space="preserve"> </w:t>
      </w:r>
      <w:r w:rsidRPr="190A456A" w:rsidR="00910045">
        <w:rPr>
          <w:lang w:val="es-ES"/>
        </w:rPr>
        <w:t>Gender</w:t>
      </w:r>
      <w:r w:rsidRPr="190A456A" w:rsidR="00910045">
        <w:rPr>
          <w:lang w:val="es-ES"/>
        </w:rPr>
        <w:t xml:space="preserve"> and Prior </w:t>
      </w:r>
      <w:r w:rsidRPr="190A456A" w:rsidR="00910045">
        <w:rPr>
          <w:lang w:val="es-ES"/>
        </w:rPr>
        <w:t>Experience</w:t>
      </w:r>
      <w:r w:rsidRPr="190A456A" w:rsidR="00910045">
        <w:rPr>
          <w:lang w:val="es-ES"/>
        </w:rPr>
        <w:t xml:space="preserve"> in </w:t>
      </w:r>
      <w:r w:rsidRPr="190A456A" w:rsidR="00910045">
        <w:rPr>
          <w:lang w:val="es-ES"/>
        </w:rPr>
        <w:t>Immersive</w:t>
      </w:r>
      <w:r w:rsidRPr="190A456A" w:rsidR="00910045">
        <w:rPr>
          <w:lang w:val="es-ES"/>
        </w:rPr>
        <w:t xml:space="preserve"> </w:t>
      </w:r>
      <w:r w:rsidRPr="190A456A" w:rsidR="00910045">
        <w:rPr>
          <w:lang w:val="es-ES"/>
        </w:rPr>
        <w:t>User</w:t>
      </w:r>
      <w:r w:rsidRPr="190A456A" w:rsidR="00910045">
        <w:rPr>
          <w:lang w:val="es-ES"/>
        </w:rPr>
        <w:t xml:space="preserve"> </w:t>
      </w:r>
      <w:r w:rsidRPr="190A456A" w:rsidR="00910045">
        <w:rPr>
          <w:lang w:val="es-ES"/>
        </w:rPr>
        <w:t>Experience</w:t>
      </w:r>
      <w:r w:rsidRPr="190A456A" w:rsidR="00910045">
        <w:rPr>
          <w:lang w:val="es-ES"/>
        </w:rPr>
        <w:t xml:space="preserve"> </w:t>
      </w:r>
      <w:r w:rsidRPr="190A456A" w:rsidR="00910045">
        <w:rPr>
          <w:lang w:val="es-ES"/>
        </w:rPr>
        <w:t>with</w:t>
      </w:r>
      <w:r w:rsidRPr="190A456A" w:rsidR="00910045">
        <w:rPr>
          <w:lang w:val="es-ES"/>
        </w:rPr>
        <w:t xml:space="preserve"> Virtual </w:t>
      </w:r>
      <w:r w:rsidRPr="190A456A" w:rsidR="00910045">
        <w:rPr>
          <w:lang w:val="es-ES"/>
        </w:rPr>
        <w:t>Reality</w:t>
      </w:r>
      <w:r w:rsidRPr="190A456A" w:rsidR="00910045">
        <w:rPr>
          <w:lang w:val="es-ES"/>
        </w:rPr>
        <w:t xml:space="preserve">”, </w:t>
      </w:r>
      <w:r w:rsidRPr="190A456A" w:rsidR="00910045">
        <w:rPr>
          <w:lang w:val="es-ES"/>
        </w:rPr>
        <w:t>Advances</w:t>
      </w:r>
      <w:r w:rsidRPr="190A456A" w:rsidR="00910045">
        <w:rPr>
          <w:lang w:val="es-ES"/>
        </w:rPr>
        <w:t xml:space="preserve"> in </w:t>
      </w:r>
      <w:r w:rsidRPr="190A456A" w:rsidR="00910045">
        <w:rPr>
          <w:lang w:val="es-ES"/>
        </w:rPr>
        <w:t>Intelligent</w:t>
      </w:r>
      <w:r w:rsidRPr="190A456A" w:rsidR="00910045">
        <w:rPr>
          <w:lang w:val="es-ES"/>
        </w:rPr>
        <w:t xml:space="preserve"> </w:t>
      </w:r>
      <w:r w:rsidRPr="190A456A" w:rsidR="00910045">
        <w:rPr>
          <w:lang w:val="es-ES"/>
        </w:rPr>
        <w:t>Systems</w:t>
      </w:r>
      <w:r w:rsidRPr="190A456A" w:rsidR="00910045">
        <w:rPr>
          <w:lang w:val="es-ES"/>
        </w:rPr>
        <w:t xml:space="preserve"> and Computing. Springer International Publishing, pp. 305–314, jun. 13, 2019. </w:t>
      </w:r>
      <w:r w:rsidRPr="190A456A" w:rsidR="00910045">
        <w:rPr>
          <w:lang w:val="es-ES"/>
        </w:rPr>
        <w:t>doi</w:t>
      </w:r>
      <w:r w:rsidRPr="190A456A" w:rsidR="00910045">
        <w:rPr>
          <w:lang w:val="es-ES"/>
        </w:rPr>
        <w:t>: 10.1007/978-3-030-19135-1_30.</w:t>
      </w:r>
    </w:p>
    <w:p xmlns:wp14="http://schemas.microsoft.com/office/word/2010/wordml" w:rsidR="001674DE" w:rsidRDefault="00910045" w14:paraId="51D37A3E" wp14:textId="77777777">
      <w:r w:rsidRPr="190A456A" w:rsidR="00910045">
        <w:rPr>
          <w:lang w:val="es-ES"/>
        </w:rPr>
        <w:t xml:space="preserve">[3] Y. Walsh, A. J. </w:t>
      </w:r>
      <w:r w:rsidRPr="190A456A" w:rsidR="00910045">
        <w:rPr>
          <w:lang w:val="es-ES"/>
        </w:rPr>
        <w:t>Magana</w:t>
      </w:r>
      <w:r w:rsidRPr="190A456A" w:rsidR="00910045">
        <w:rPr>
          <w:lang w:val="es-ES"/>
        </w:rPr>
        <w:t>, y S. Feng, “</w:t>
      </w:r>
      <w:r w:rsidRPr="190A456A" w:rsidR="00910045">
        <w:rPr>
          <w:lang w:val="es-ES"/>
        </w:rPr>
        <w:t>Investigating</w:t>
      </w:r>
      <w:r w:rsidRPr="190A456A" w:rsidR="00910045">
        <w:rPr>
          <w:lang w:val="es-ES"/>
        </w:rPr>
        <w:t xml:space="preserve"> </w:t>
      </w:r>
      <w:r w:rsidRPr="190A456A" w:rsidR="00910045">
        <w:rPr>
          <w:lang w:val="es-ES"/>
        </w:rPr>
        <w:t>Students</w:t>
      </w:r>
      <w:r w:rsidRPr="190A456A" w:rsidR="00910045">
        <w:rPr>
          <w:lang w:val="es-ES"/>
        </w:rPr>
        <w:t xml:space="preserve">’ </w:t>
      </w:r>
      <w:r w:rsidRPr="190A456A" w:rsidR="00910045">
        <w:rPr>
          <w:lang w:val="es-ES"/>
        </w:rPr>
        <w:t>Explanations</w:t>
      </w:r>
      <w:r w:rsidRPr="190A456A" w:rsidR="00910045">
        <w:rPr>
          <w:lang w:val="es-ES"/>
        </w:rPr>
        <w:t xml:space="preserve"> </w:t>
      </w:r>
      <w:r w:rsidRPr="190A456A" w:rsidR="00910045">
        <w:rPr>
          <w:lang w:val="es-ES"/>
        </w:rPr>
        <w:t>about</w:t>
      </w:r>
      <w:r w:rsidRPr="190A456A" w:rsidR="00910045">
        <w:rPr>
          <w:lang w:val="es-ES"/>
        </w:rPr>
        <w:t xml:space="preserve"> </w:t>
      </w:r>
      <w:r w:rsidRPr="190A456A" w:rsidR="00910045">
        <w:rPr>
          <w:lang w:val="es-ES"/>
        </w:rPr>
        <w:t>Friction</w:t>
      </w:r>
      <w:r w:rsidRPr="190A456A" w:rsidR="00910045">
        <w:rPr>
          <w:lang w:val="es-ES"/>
        </w:rPr>
        <w:t xml:space="preserve"> </w:t>
      </w:r>
      <w:r w:rsidRPr="190A456A" w:rsidR="00910045">
        <w:rPr>
          <w:lang w:val="es-ES"/>
        </w:rPr>
        <w:t>Concepts</w:t>
      </w:r>
      <w:r w:rsidRPr="190A456A" w:rsidR="00910045">
        <w:rPr>
          <w:lang w:val="es-ES"/>
        </w:rPr>
        <w:t xml:space="preserve"> after </w:t>
      </w:r>
      <w:r w:rsidRPr="190A456A" w:rsidR="00910045">
        <w:rPr>
          <w:lang w:val="es-ES"/>
        </w:rPr>
        <w:t>Interacting</w:t>
      </w:r>
      <w:r w:rsidRPr="190A456A" w:rsidR="00910045">
        <w:rPr>
          <w:lang w:val="es-ES"/>
        </w:rPr>
        <w:t xml:space="preserve"> </w:t>
      </w:r>
      <w:r w:rsidRPr="190A456A" w:rsidR="00910045">
        <w:rPr>
          <w:lang w:val="es-ES"/>
        </w:rPr>
        <w:t>with</w:t>
      </w:r>
      <w:r w:rsidRPr="190A456A" w:rsidR="00910045">
        <w:rPr>
          <w:lang w:val="es-ES"/>
        </w:rPr>
        <w:t xml:space="preserve"> a </w:t>
      </w:r>
      <w:r w:rsidRPr="190A456A" w:rsidR="00910045">
        <w:rPr>
          <w:lang w:val="es-ES"/>
        </w:rPr>
        <w:t>Visuohaptic</w:t>
      </w:r>
      <w:r w:rsidRPr="190A456A" w:rsidR="00910045">
        <w:rPr>
          <w:lang w:val="es-ES"/>
        </w:rPr>
        <w:t xml:space="preserve"> </w:t>
      </w:r>
      <w:r w:rsidRPr="190A456A" w:rsidR="00910045">
        <w:rPr>
          <w:lang w:val="es-ES"/>
        </w:rPr>
        <w:t>Simulation</w:t>
      </w:r>
      <w:r w:rsidRPr="190A456A" w:rsidR="00910045">
        <w:rPr>
          <w:lang w:val="es-ES"/>
        </w:rPr>
        <w:t xml:space="preserve"> </w:t>
      </w:r>
      <w:r w:rsidRPr="190A456A" w:rsidR="00910045">
        <w:rPr>
          <w:lang w:val="es-ES"/>
        </w:rPr>
        <w:t>with</w:t>
      </w:r>
      <w:r w:rsidRPr="190A456A" w:rsidR="00910045">
        <w:rPr>
          <w:lang w:val="es-ES"/>
        </w:rPr>
        <w:t xml:space="preserve"> </w:t>
      </w:r>
      <w:r w:rsidRPr="190A456A" w:rsidR="00910045">
        <w:rPr>
          <w:lang w:val="es-ES"/>
        </w:rPr>
        <w:t>Two</w:t>
      </w:r>
      <w:r w:rsidRPr="190A456A" w:rsidR="00910045">
        <w:rPr>
          <w:lang w:val="es-ES"/>
        </w:rPr>
        <w:t xml:space="preserve"> </w:t>
      </w:r>
      <w:r w:rsidRPr="190A456A" w:rsidR="00910045">
        <w:rPr>
          <w:lang w:val="es-ES"/>
        </w:rPr>
        <w:t>Different</w:t>
      </w:r>
      <w:r w:rsidRPr="190A456A" w:rsidR="00910045">
        <w:rPr>
          <w:lang w:val="es-ES"/>
        </w:rPr>
        <w:t xml:space="preserve"> </w:t>
      </w:r>
      <w:r w:rsidRPr="190A456A" w:rsidR="00910045">
        <w:rPr>
          <w:lang w:val="es-ES"/>
        </w:rPr>
        <w:t>Sequenced</w:t>
      </w:r>
      <w:r w:rsidRPr="190A456A" w:rsidR="00910045">
        <w:rPr>
          <w:lang w:val="es-ES"/>
        </w:rPr>
        <w:t xml:space="preserve"> </w:t>
      </w:r>
      <w:r w:rsidRPr="190A456A" w:rsidR="00910045">
        <w:rPr>
          <w:lang w:val="es-ES"/>
        </w:rPr>
        <w:t>Approaches</w:t>
      </w:r>
      <w:r w:rsidRPr="190A456A" w:rsidR="00910045">
        <w:rPr>
          <w:lang w:val="es-ES"/>
        </w:rPr>
        <w:t xml:space="preserve">”, </w:t>
      </w:r>
      <w:r w:rsidRPr="190A456A" w:rsidR="00910045">
        <w:rPr>
          <w:lang w:val="es-ES"/>
        </w:rPr>
        <w:t>Journal</w:t>
      </w:r>
      <w:r w:rsidRPr="190A456A" w:rsidR="00910045">
        <w:rPr>
          <w:lang w:val="es-ES"/>
        </w:rPr>
        <w:t xml:space="preserve"> </w:t>
      </w:r>
      <w:r w:rsidRPr="190A456A" w:rsidR="00910045">
        <w:rPr>
          <w:lang w:val="es-ES"/>
        </w:rPr>
        <w:t>of</w:t>
      </w:r>
      <w:r w:rsidRPr="190A456A" w:rsidR="00910045">
        <w:rPr>
          <w:lang w:val="es-ES"/>
        </w:rPr>
        <w:t xml:space="preserve"> </w:t>
      </w:r>
      <w:r w:rsidRPr="190A456A" w:rsidR="00910045">
        <w:rPr>
          <w:lang w:val="es-ES"/>
        </w:rPr>
        <w:t>Science</w:t>
      </w:r>
      <w:r w:rsidRPr="190A456A" w:rsidR="00910045">
        <w:rPr>
          <w:lang w:val="es-ES"/>
        </w:rPr>
        <w:t xml:space="preserve"> </w:t>
      </w:r>
      <w:r w:rsidRPr="190A456A" w:rsidR="00910045">
        <w:rPr>
          <w:lang w:val="es-ES"/>
        </w:rPr>
        <w:t>Education</w:t>
      </w:r>
      <w:r w:rsidRPr="190A456A" w:rsidR="00910045">
        <w:rPr>
          <w:lang w:val="es-ES"/>
        </w:rPr>
        <w:t xml:space="preserve"> and </w:t>
      </w:r>
      <w:r w:rsidRPr="190A456A" w:rsidR="00910045">
        <w:rPr>
          <w:lang w:val="es-ES"/>
        </w:rPr>
        <w:t>Technology</w:t>
      </w:r>
      <w:r w:rsidRPr="190A456A" w:rsidR="00910045">
        <w:rPr>
          <w:lang w:val="es-ES"/>
        </w:rPr>
        <w:t xml:space="preserve">, vol. 29, núm. 4. Springer </w:t>
      </w:r>
      <w:r w:rsidRPr="190A456A" w:rsidR="00910045">
        <w:rPr>
          <w:lang w:val="es-ES"/>
        </w:rPr>
        <w:t>Science</w:t>
      </w:r>
      <w:r w:rsidRPr="190A456A" w:rsidR="00910045">
        <w:rPr>
          <w:lang w:val="es-ES"/>
        </w:rPr>
        <w:t xml:space="preserve"> and Business Media LLC, pp. 443–458, </w:t>
      </w:r>
      <w:r w:rsidRPr="190A456A" w:rsidR="00910045">
        <w:rPr>
          <w:lang w:val="es-ES"/>
        </w:rPr>
        <w:t>may</w:t>
      </w:r>
      <w:r w:rsidRPr="190A456A" w:rsidR="00910045">
        <w:rPr>
          <w:lang w:val="es-ES"/>
        </w:rPr>
        <w:t xml:space="preserve"> 11, 2020. </w:t>
      </w:r>
      <w:r w:rsidRPr="190A456A" w:rsidR="00910045">
        <w:rPr>
          <w:lang w:val="es-ES"/>
        </w:rPr>
        <w:t>doi</w:t>
      </w:r>
      <w:r w:rsidRPr="190A456A" w:rsidR="00910045">
        <w:rPr>
          <w:lang w:val="es-ES"/>
        </w:rPr>
        <w:t>: 10.1007/s10956-020-09829-5.</w:t>
      </w:r>
    </w:p>
    <w:p xmlns:wp14="http://schemas.microsoft.com/office/word/2010/wordml" w:rsidR="001674DE" w:rsidRDefault="00910045" w14:paraId="3BFB0D95" wp14:textId="77777777">
      <w:r w:rsidRPr="190A456A" w:rsidR="00910045">
        <w:rPr>
          <w:lang w:val="es-ES"/>
        </w:rPr>
        <w:t xml:space="preserve">[5] H.-K. Wu, S. W.-Y. Lee, H.-Y. Chang, y J.-C. </w:t>
      </w:r>
      <w:r w:rsidRPr="190A456A" w:rsidR="00910045">
        <w:rPr>
          <w:lang w:val="es-ES"/>
        </w:rPr>
        <w:t>Liang</w:t>
      </w:r>
      <w:r w:rsidRPr="190A456A" w:rsidR="00910045">
        <w:rPr>
          <w:lang w:val="es-ES"/>
        </w:rPr>
        <w:t>, “</w:t>
      </w:r>
      <w:r w:rsidRPr="190A456A" w:rsidR="00910045">
        <w:rPr>
          <w:lang w:val="es-ES"/>
        </w:rPr>
        <w:t>Current</w:t>
      </w:r>
      <w:r w:rsidRPr="190A456A" w:rsidR="00910045">
        <w:rPr>
          <w:lang w:val="es-ES"/>
        </w:rPr>
        <w:t xml:space="preserve"> </w:t>
      </w:r>
      <w:r w:rsidRPr="190A456A" w:rsidR="00910045">
        <w:rPr>
          <w:lang w:val="es-ES"/>
        </w:rPr>
        <w:t>status</w:t>
      </w:r>
      <w:r w:rsidRPr="190A456A" w:rsidR="00910045">
        <w:rPr>
          <w:lang w:val="es-ES"/>
        </w:rPr>
        <w:t xml:space="preserve">, </w:t>
      </w:r>
      <w:r w:rsidRPr="190A456A" w:rsidR="00910045">
        <w:rPr>
          <w:lang w:val="es-ES"/>
        </w:rPr>
        <w:t>opportunities</w:t>
      </w:r>
      <w:r w:rsidRPr="190A456A" w:rsidR="00910045">
        <w:rPr>
          <w:lang w:val="es-ES"/>
        </w:rPr>
        <w:t xml:space="preserve"> and </w:t>
      </w:r>
      <w:r w:rsidRPr="190A456A" w:rsidR="00910045">
        <w:rPr>
          <w:lang w:val="es-ES"/>
        </w:rPr>
        <w:t>challenges</w:t>
      </w:r>
      <w:r w:rsidRPr="190A456A" w:rsidR="00910045">
        <w:rPr>
          <w:lang w:val="es-ES"/>
        </w:rPr>
        <w:t xml:space="preserve"> </w:t>
      </w:r>
      <w:r w:rsidRPr="190A456A" w:rsidR="00910045">
        <w:rPr>
          <w:lang w:val="es-ES"/>
        </w:rPr>
        <w:t>of</w:t>
      </w:r>
      <w:r w:rsidRPr="190A456A" w:rsidR="00910045">
        <w:rPr>
          <w:lang w:val="es-ES"/>
        </w:rPr>
        <w:t xml:space="preserve"> </w:t>
      </w:r>
      <w:r w:rsidRPr="190A456A" w:rsidR="00910045">
        <w:rPr>
          <w:lang w:val="es-ES"/>
        </w:rPr>
        <w:t>augmented</w:t>
      </w:r>
      <w:r w:rsidRPr="190A456A" w:rsidR="00910045">
        <w:rPr>
          <w:lang w:val="es-ES"/>
        </w:rPr>
        <w:t xml:space="preserve"> </w:t>
      </w:r>
      <w:r w:rsidRPr="190A456A" w:rsidR="00910045">
        <w:rPr>
          <w:lang w:val="es-ES"/>
        </w:rPr>
        <w:t>reality</w:t>
      </w:r>
      <w:r w:rsidRPr="190A456A" w:rsidR="00910045">
        <w:rPr>
          <w:lang w:val="es-ES"/>
        </w:rPr>
        <w:t xml:space="preserve"> in </w:t>
      </w:r>
      <w:r w:rsidRPr="190A456A" w:rsidR="00910045">
        <w:rPr>
          <w:lang w:val="es-ES"/>
        </w:rPr>
        <w:t>education</w:t>
      </w:r>
      <w:r w:rsidRPr="190A456A" w:rsidR="00910045">
        <w:rPr>
          <w:lang w:val="es-ES"/>
        </w:rPr>
        <w:t xml:space="preserve">”, </w:t>
      </w:r>
      <w:r w:rsidRPr="190A456A" w:rsidR="00910045">
        <w:rPr>
          <w:lang w:val="es-ES"/>
        </w:rPr>
        <w:t>Computers</w:t>
      </w:r>
      <w:r w:rsidRPr="190A456A" w:rsidR="00910045">
        <w:rPr>
          <w:lang w:val="es-ES"/>
        </w:rPr>
        <w:t xml:space="preserve"> &amp;</w:t>
      </w:r>
      <w:r w:rsidRPr="190A456A" w:rsidR="00910045">
        <w:rPr>
          <w:lang w:val="es-ES"/>
        </w:rPr>
        <w:t>amp</w:t>
      </w:r>
      <w:r w:rsidRPr="190A456A" w:rsidR="00910045">
        <w:rPr>
          <w:lang w:val="es-ES"/>
        </w:rPr>
        <w:t xml:space="preserve">; </w:t>
      </w:r>
      <w:r w:rsidRPr="190A456A" w:rsidR="00910045">
        <w:rPr>
          <w:lang w:val="es-ES"/>
        </w:rPr>
        <w:t>Education</w:t>
      </w:r>
      <w:r w:rsidRPr="190A456A" w:rsidR="00910045">
        <w:rPr>
          <w:lang w:val="es-ES"/>
        </w:rPr>
        <w:t xml:space="preserve">, vol. 62. Elsevier BV, pp. 41–49, mar. 2013. </w:t>
      </w:r>
      <w:r w:rsidRPr="190A456A" w:rsidR="00910045">
        <w:rPr>
          <w:lang w:val="es-ES"/>
        </w:rPr>
        <w:t>doi</w:t>
      </w:r>
      <w:r w:rsidRPr="190A456A" w:rsidR="00910045">
        <w:rPr>
          <w:lang w:val="es-ES"/>
        </w:rPr>
        <w:t>: 10.1016/j.compedu.2012.10.024.</w:t>
      </w:r>
    </w:p>
    <w:p xmlns:wp14="http://schemas.microsoft.com/office/word/2010/wordml" w:rsidR="001674DE" w:rsidRDefault="00910045" w14:paraId="059021E9" wp14:textId="77777777">
      <w:r w:rsidRPr="190A456A" w:rsidR="00910045">
        <w:rPr>
          <w:lang w:val="es-ES"/>
        </w:rPr>
        <w:t xml:space="preserve">[6] D. </w:t>
      </w:r>
      <w:r w:rsidRPr="190A456A" w:rsidR="00910045">
        <w:rPr>
          <w:lang w:val="es-ES"/>
        </w:rPr>
        <w:t>Surgenor</w:t>
      </w:r>
      <w:r w:rsidRPr="190A456A" w:rsidR="00910045">
        <w:rPr>
          <w:lang w:val="es-ES"/>
        </w:rPr>
        <w:t xml:space="preserve"> et al., “</w:t>
      </w:r>
      <w:r w:rsidRPr="190A456A" w:rsidR="00910045">
        <w:rPr>
          <w:lang w:val="es-ES"/>
        </w:rPr>
        <w:t>The</w:t>
      </w:r>
      <w:r w:rsidRPr="190A456A" w:rsidR="00910045">
        <w:rPr>
          <w:lang w:val="es-ES"/>
        </w:rPr>
        <w:t xml:space="preserve"> </w:t>
      </w:r>
      <w:r w:rsidRPr="190A456A" w:rsidR="00910045">
        <w:rPr>
          <w:lang w:val="es-ES"/>
        </w:rPr>
        <w:t>impact</w:t>
      </w:r>
      <w:r w:rsidRPr="190A456A" w:rsidR="00910045">
        <w:rPr>
          <w:lang w:val="es-ES"/>
        </w:rPr>
        <w:t xml:space="preserve"> </w:t>
      </w:r>
      <w:r w:rsidRPr="190A456A" w:rsidR="00910045">
        <w:rPr>
          <w:lang w:val="es-ES"/>
        </w:rPr>
        <w:t>of</w:t>
      </w:r>
      <w:r w:rsidRPr="190A456A" w:rsidR="00910045">
        <w:rPr>
          <w:lang w:val="es-ES"/>
        </w:rPr>
        <w:t xml:space="preserve"> video </w:t>
      </w:r>
      <w:r w:rsidRPr="190A456A" w:rsidR="00910045">
        <w:rPr>
          <w:lang w:val="es-ES"/>
        </w:rPr>
        <w:t>technology</w:t>
      </w:r>
      <w:r w:rsidRPr="190A456A" w:rsidR="00910045">
        <w:rPr>
          <w:lang w:val="es-ES"/>
        </w:rPr>
        <w:t xml:space="preserve"> </w:t>
      </w:r>
      <w:r w:rsidRPr="190A456A" w:rsidR="00910045">
        <w:rPr>
          <w:lang w:val="es-ES"/>
        </w:rPr>
        <w:t>on</w:t>
      </w:r>
      <w:r w:rsidRPr="190A456A" w:rsidR="00910045">
        <w:rPr>
          <w:lang w:val="es-ES"/>
        </w:rPr>
        <w:t xml:space="preserve"> </w:t>
      </w:r>
      <w:r w:rsidRPr="190A456A" w:rsidR="00910045">
        <w:rPr>
          <w:lang w:val="es-ES"/>
        </w:rPr>
        <w:t>learning</w:t>
      </w:r>
      <w:r w:rsidRPr="190A456A" w:rsidR="00910045">
        <w:rPr>
          <w:lang w:val="es-ES"/>
        </w:rPr>
        <w:t xml:space="preserve">: A </w:t>
      </w:r>
      <w:r w:rsidRPr="190A456A" w:rsidR="00910045">
        <w:rPr>
          <w:lang w:val="es-ES"/>
        </w:rPr>
        <w:t>cooking</w:t>
      </w:r>
      <w:r w:rsidRPr="190A456A" w:rsidR="00910045">
        <w:rPr>
          <w:lang w:val="es-ES"/>
        </w:rPr>
        <w:t xml:space="preserve"> </w:t>
      </w:r>
      <w:r w:rsidRPr="190A456A" w:rsidR="00910045">
        <w:rPr>
          <w:lang w:val="es-ES"/>
        </w:rPr>
        <w:t>skills</w:t>
      </w:r>
      <w:r w:rsidRPr="190A456A" w:rsidR="00910045">
        <w:rPr>
          <w:lang w:val="es-ES"/>
        </w:rPr>
        <w:t xml:space="preserve"> </w:t>
      </w:r>
      <w:r w:rsidRPr="190A456A" w:rsidR="00910045">
        <w:rPr>
          <w:lang w:val="es-ES"/>
        </w:rPr>
        <w:t>experiment</w:t>
      </w:r>
      <w:r w:rsidRPr="190A456A" w:rsidR="00910045">
        <w:rPr>
          <w:lang w:val="es-ES"/>
        </w:rPr>
        <w:t xml:space="preserve">”, </w:t>
      </w:r>
      <w:r w:rsidRPr="190A456A" w:rsidR="00910045">
        <w:rPr>
          <w:lang w:val="es-ES"/>
        </w:rPr>
        <w:t>Appetite</w:t>
      </w:r>
      <w:r w:rsidRPr="190A456A" w:rsidR="00910045">
        <w:rPr>
          <w:lang w:val="es-ES"/>
        </w:rPr>
        <w:t xml:space="preserve">, vol. 114. Elsevier BV, pp. 306–312, jul. 2017. </w:t>
      </w:r>
      <w:r w:rsidRPr="190A456A" w:rsidR="00910045">
        <w:rPr>
          <w:lang w:val="es-ES"/>
        </w:rPr>
        <w:t>doi</w:t>
      </w:r>
      <w:r w:rsidRPr="190A456A" w:rsidR="00910045">
        <w:rPr>
          <w:lang w:val="es-ES"/>
        </w:rPr>
        <w:t>: 10.1016/j.appet.2017.03.037.</w:t>
      </w:r>
    </w:p>
    <w:p xmlns:wp14="http://schemas.microsoft.com/office/word/2010/wordml" w:rsidR="001674DE" w:rsidRDefault="00910045" w14:paraId="062984EE" wp14:textId="77777777">
      <w:r w:rsidRPr="190A456A" w:rsidR="00910045">
        <w:rPr>
          <w:lang w:val="es-ES"/>
        </w:rPr>
        <w:t xml:space="preserve">[7] </w:t>
      </w:r>
      <w:r w:rsidRPr="190A456A" w:rsidR="00910045">
        <w:rPr>
          <w:lang w:val="es-ES"/>
        </w:rPr>
        <w:t>Gaston</w:t>
      </w:r>
      <w:r w:rsidRPr="190A456A" w:rsidR="00910045">
        <w:rPr>
          <w:lang w:val="es-ES"/>
        </w:rPr>
        <w:t xml:space="preserve">, M. E., </w:t>
      </w:r>
      <w:r w:rsidRPr="190A456A" w:rsidR="00910045">
        <w:rPr>
          <w:lang w:val="es-ES"/>
        </w:rPr>
        <w:t>Vaterlaus</w:t>
      </w:r>
      <w:r w:rsidRPr="190A456A" w:rsidR="00910045">
        <w:rPr>
          <w:lang w:val="es-ES"/>
        </w:rPr>
        <w:t xml:space="preserve">, J. M., &amp; </w:t>
      </w:r>
      <w:r w:rsidRPr="190A456A" w:rsidR="00910045">
        <w:rPr>
          <w:lang w:val="es-ES"/>
        </w:rPr>
        <w:t>Wanago</w:t>
      </w:r>
      <w:r w:rsidRPr="190A456A" w:rsidR="00910045">
        <w:rPr>
          <w:lang w:val="es-ES"/>
        </w:rPr>
        <w:t xml:space="preserve">, N. C., “Young </w:t>
      </w:r>
      <w:r w:rsidRPr="190A456A" w:rsidR="00910045">
        <w:rPr>
          <w:lang w:val="es-ES"/>
        </w:rPr>
        <w:t>adults</w:t>
      </w:r>
      <w:r w:rsidRPr="190A456A" w:rsidR="00910045">
        <w:rPr>
          <w:lang w:val="es-ES"/>
        </w:rPr>
        <w:t xml:space="preserve">’ </w:t>
      </w:r>
      <w:r w:rsidRPr="190A456A" w:rsidR="00910045">
        <w:rPr>
          <w:lang w:val="es-ES"/>
        </w:rPr>
        <w:t>essential</w:t>
      </w:r>
      <w:r w:rsidRPr="190A456A" w:rsidR="00910045">
        <w:rPr>
          <w:lang w:val="es-ES"/>
        </w:rPr>
        <w:t xml:space="preserve"> </w:t>
      </w:r>
      <w:r w:rsidRPr="190A456A" w:rsidR="00910045">
        <w:rPr>
          <w:lang w:val="es-ES"/>
        </w:rPr>
        <w:t>food</w:t>
      </w:r>
      <w:r w:rsidRPr="190A456A" w:rsidR="00910045">
        <w:rPr>
          <w:lang w:val="es-ES"/>
        </w:rPr>
        <w:t xml:space="preserve"> </w:t>
      </w:r>
      <w:r w:rsidRPr="190A456A" w:rsidR="00910045">
        <w:rPr>
          <w:lang w:val="es-ES"/>
        </w:rPr>
        <w:t>skills</w:t>
      </w:r>
      <w:r w:rsidRPr="190A456A" w:rsidR="00910045">
        <w:rPr>
          <w:lang w:val="es-ES"/>
        </w:rPr>
        <w:t xml:space="preserve"> and </w:t>
      </w:r>
      <w:r w:rsidRPr="190A456A" w:rsidR="00910045">
        <w:rPr>
          <w:lang w:val="es-ES"/>
        </w:rPr>
        <w:t>cooking</w:t>
      </w:r>
      <w:r w:rsidRPr="190A456A" w:rsidR="00910045">
        <w:rPr>
          <w:lang w:val="es-ES"/>
        </w:rPr>
        <w:t xml:space="preserve"> </w:t>
      </w:r>
      <w:r w:rsidRPr="190A456A" w:rsidR="00910045">
        <w:rPr>
          <w:lang w:val="es-ES"/>
        </w:rPr>
        <w:t>perceptions</w:t>
      </w:r>
      <w:r w:rsidRPr="190A456A" w:rsidR="00910045">
        <w:rPr>
          <w:lang w:val="es-ES"/>
        </w:rPr>
        <w:t xml:space="preserve">: A </w:t>
      </w:r>
      <w:r w:rsidRPr="190A456A" w:rsidR="00910045">
        <w:rPr>
          <w:lang w:val="es-ES"/>
        </w:rPr>
        <w:t>mixed</w:t>
      </w:r>
      <w:r w:rsidRPr="190A456A" w:rsidR="00910045">
        <w:rPr>
          <w:lang w:val="es-ES"/>
        </w:rPr>
        <w:t xml:space="preserve"> </w:t>
      </w:r>
      <w:r w:rsidRPr="190A456A" w:rsidR="00910045">
        <w:rPr>
          <w:lang w:val="es-ES"/>
        </w:rPr>
        <w:t>method</w:t>
      </w:r>
      <w:r w:rsidRPr="190A456A" w:rsidR="00910045">
        <w:rPr>
          <w:lang w:val="es-ES"/>
        </w:rPr>
        <w:t xml:space="preserve"> </w:t>
      </w:r>
      <w:r w:rsidRPr="190A456A" w:rsidR="00910045">
        <w:rPr>
          <w:lang w:val="es-ES"/>
        </w:rPr>
        <w:t>study</w:t>
      </w:r>
      <w:r w:rsidRPr="190A456A" w:rsidR="00910045">
        <w:rPr>
          <w:lang w:val="es-ES"/>
        </w:rPr>
        <w:t xml:space="preserve">”, </w:t>
      </w:r>
      <w:r w:rsidRPr="190A456A" w:rsidR="00910045">
        <w:rPr>
          <w:lang w:val="es-ES"/>
        </w:rPr>
        <w:t>Journal</w:t>
      </w:r>
      <w:r w:rsidRPr="190A456A" w:rsidR="00910045">
        <w:rPr>
          <w:lang w:val="es-ES"/>
        </w:rPr>
        <w:t xml:space="preserve"> </w:t>
      </w:r>
      <w:r w:rsidRPr="190A456A" w:rsidR="00910045">
        <w:rPr>
          <w:lang w:val="es-ES"/>
        </w:rPr>
        <w:t>of</w:t>
      </w:r>
      <w:r w:rsidRPr="190A456A" w:rsidR="00910045">
        <w:rPr>
          <w:lang w:val="es-ES"/>
        </w:rPr>
        <w:t xml:space="preserve"> Social, </w:t>
      </w:r>
      <w:r w:rsidRPr="190A456A" w:rsidR="00910045">
        <w:rPr>
          <w:lang w:val="es-ES"/>
        </w:rPr>
        <w:t>Behavioral</w:t>
      </w:r>
      <w:r w:rsidRPr="190A456A" w:rsidR="00910045">
        <w:rPr>
          <w:lang w:val="es-ES"/>
        </w:rPr>
        <w:t xml:space="preserve">, and </w:t>
      </w:r>
      <w:r w:rsidRPr="190A456A" w:rsidR="00910045">
        <w:rPr>
          <w:lang w:val="es-ES"/>
        </w:rPr>
        <w:t>Health</w:t>
      </w:r>
      <w:r w:rsidRPr="190A456A" w:rsidR="00910045">
        <w:rPr>
          <w:lang w:val="es-ES"/>
        </w:rPr>
        <w:t xml:space="preserve"> </w:t>
      </w:r>
      <w:r w:rsidRPr="190A456A" w:rsidR="00910045">
        <w:rPr>
          <w:lang w:val="es-ES"/>
        </w:rPr>
        <w:t>Sciences</w:t>
      </w:r>
      <w:r w:rsidRPr="190A456A" w:rsidR="00910045">
        <w:rPr>
          <w:lang w:val="es-ES"/>
        </w:rPr>
        <w:t xml:space="preserve">, 18(1), 169–186, 2024. </w:t>
      </w:r>
      <w:r w:rsidRPr="190A456A" w:rsidR="00910045">
        <w:rPr>
          <w:lang w:val="es-ES"/>
        </w:rPr>
        <w:t>doi</w:t>
      </w:r>
      <w:r w:rsidRPr="190A456A" w:rsidR="00910045">
        <w:rPr>
          <w:lang w:val="es-ES"/>
        </w:rPr>
        <w:t>: 10.5590/JSBHS.2024.18.1.11</w:t>
      </w:r>
    </w:p>
    <w:p xmlns:wp14="http://schemas.microsoft.com/office/word/2010/wordml" w:rsidR="001674DE" w:rsidRDefault="00910045" w14:paraId="6F319CC9" wp14:textId="77777777">
      <w:r w:rsidRPr="190A456A" w:rsidR="00910045">
        <w:rPr>
          <w:lang w:val="es-ES"/>
        </w:rPr>
        <w:t>[8] M. C. Johnson-</w:t>
      </w:r>
      <w:r w:rsidRPr="190A456A" w:rsidR="00910045">
        <w:rPr>
          <w:lang w:val="es-ES"/>
        </w:rPr>
        <w:t>Glenberg</w:t>
      </w:r>
      <w:r w:rsidRPr="190A456A" w:rsidR="00910045">
        <w:rPr>
          <w:lang w:val="es-ES"/>
        </w:rPr>
        <w:t>, “</w:t>
      </w:r>
      <w:r w:rsidRPr="190A456A" w:rsidR="00910045">
        <w:rPr>
          <w:lang w:val="es-ES"/>
        </w:rPr>
        <w:t>The</w:t>
      </w:r>
      <w:r w:rsidRPr="190A456A" w:rsidR="00910045">
        <w:rPr>
          <w:lang w:val="es-ES"/>
        </w:rPr>
        <w:t xml:space="preserve"> </w:t>
      </w:r>
      <w:r w:rsidRPr="190A456A" w:rsidR="00910045">
        <w:rPr>
          <w:lang w:val="es-ES"/>
        </w:rPr>
        <w:t>Necessary</w:t>
      </w:r>
      <w:r w:rsidRPr="190A456A" w:rsidR="00910045">
        <w:rPr>
          <w:lang w:val="es-ES"/>
        </w:rPr>
        <w:t xml:space="preserve"> </w:t>
      </w:r>
      <w:r w:rsidRPr="190A456A" w:rsidR="00910045">
        <w:rPr>
          <w:lang w:val="es-ES"/>
        </w:rPr>
        <w:t>Nine</w:t>
      </w:r>
      <w:r w:rsidRPr="190A456A" w:rsidR="00910045">
        <w:rPr>
          <w:lang w:val="es-ES"/>
        </w:rPr>
        <w:t xml:space="preserve">: </w:t>
      </w:r>
      <w:r w:rsidRPr="190A456A" w:rsidR="00910045">
        <w:rPr>
          <w:lang w:val="es-ES"/>
        </w:rPr>
        <w:t>Design</w:t>
      </w:r>
      <w:r w:rsidRPr="190A456A" w:rsidR="00910045">
        <w:rPr>
          <w:lang w:val="es-ES"/>
        </w:rPr>
        <w:t xml:space="preserve"> </w:t>
      </w:r>
      <w:r w:rsidRPr="190A456A" w:rsidR="00910045">
        <w:rPr>
          <w:lang w:val="es-ES"/>
        </w:rPr>
        <w:t>Principles</w:t>
      </w:r>
      <w:r w:rsidRPr="190A456A" w:rsidR="00910045">
        <w:rPr>
          <w:lang w:val="es-ES"/>
        </w:rPr>
        <w:t xml:space="preserve"> </w:t>
      </w:r>
      <w:r w:rsidRPr="190A456A" w:rsidR="00910045">
        <w:rPr>
          <w:lang w:val="es-ES"/>
        </w:rPr>
        <w:t>for</w:t>
      </w:r>
      <w:r w:rsidRPr="190A456A" w:rsidR="00910045">
        <w:rPr>
          <w:lang w:val="es-ES"/>
        </w:rPr>
        <w:t xml:space="preserve"> </w:t>
      </w:r>
      <w:r w:rsidRPr="190A456A" w:rsidR="00910045">
        <w:rPr>
          <w:lang w:val="es-ES"/>
        </w:rPr>
        <w:t>Embodied</w:t>
      </w:r>
      <w:r w:rsidRPr="190A456A" w:rsidR="00910045">
        <w:rPr>
          <w:lang w:val="es-ES"/>
        </w:rPr>
        <w:t xml:space="preserve"> VR and Active </w:t>
      </w:r>
      <w:r w:rsidRPr="190A456A" w:rsidR="00910045">
        <w:rPr>
          <w:lang w:val="es-ES"/>
        </w:rPr>
        <w:t>Stem</w:t>
      </w:r>
      <w:r w:rsidRPr="190A456A" w:rsidR="00910045">
        <w:rPr>
          <w:lang w:val="es-ES"/>
        </w:rPr>
        <w:t xml:space="preserve"> </w:t>
      </w:r>
      <w:r w:rsidRPr="190A456A" w:rsidR="00910045">
        <w:rPr>
          <w:lang w:val="es-ES"/>
        </w:rPr>
        <w:t>Education</w:t>
      </w:r>
      <w:r w:rsidRPr="190A456A" w:rsidR="00910045">
        <w:rPr>
          <w:lang w:val="es-ES"/>
        </w:rPr>
        <w:t xml:space="preserve">”, Smart Computing and </w:t>
      </w:r>
      <w:r w:rsidRPr="190A456A" w:rsidR="00910045">
        <w:rPr>
          <w:lang w:val="es-ES"/>
        </w:rPr>
        <w:t>Intelligence</w:t>
      </w:r>
      <w:r w:rsidRPr="190A456A" w:rsidR="00910045">
        <w:rPr>
          <w:lang w:val="es-ES"/>
        </w:rPr>
        <w:t xml:space="preserve">. Springer </w:t>
      </w:r>
      <w:r w:rsidRPr="190A456A" w:rsidR="00910045">
        <w:rPr>
          <w:lang w:val="es-ES"/>
        </w:rPr>
        <w:t>Singapore</w:t>
      </w:r>
      <w:r w:rsidRPr="190A456A" w:rsidR="00910045">
        <w:rPr>
          <w:lang w:val="es-ES"/>
        </w:rPr>
        <w:t xml:space="preserve">, pp. 83–112, 2019. </w:t>
      </w:r>
      <w:r w:rsidRPr="190A456A" w:rsidR="00910045">
        <w:rPr>
          <w:lang w:val="es-ES"/>
        </w:rPr>
        <w:t>doi</w:t>
      </w:r>
      <w:r w:rsidRPr="190A456A" w:rsidR="00910045">
        <w:rPr>
          <w:lang w:val="es-ES"/>
        </w:rPr>
        <w:t>: 10.1007/978-981-13-8265-9_5.</w:t>
      </w:r>
    </w:p>
    <w:p xmlns:wp14="http://schemas.microsoft.com/office/word/2010/wordml" w:rsidR="001674DE" w:rsidRDefault="00910045" w14:paraId="5410051E" wp14:textId="77777777">
      <w:r w:rsidRPr="190A456A" w:rsidR="00910045">
        <w:rPr>
          <w:lang w:val="es-ES"/>
        </w:rPr>
        <w:t xml:space="preserve">[9] M. </w:t>
      </w:r>
      <w:r w:rsidRPr="190A456A" w:rsidR="00910045">
        <w:rPr>
          <w:lang w:val="es-ES"/>
        </w:rPr>
        <w:t>Betrancourt</w:t>
      </w:r>
      <w:r w:rsidRPr="190A456A" w:rsidR="00910045">
        <w:rPr>
          <w:lang w:val="es-ES"/>
        </w:rPr>
        <w:t>, “</w:t>
      </w:r>
      <w:r w:rsidRPr="190A456A" w:rsidR="00910045">
        <w:rPr>
          <w:lang w:val="es-ES"/>
        </w:rPr>
        <w:t>The</w:t>
      </w:r>
      <w:r w:rsidRPr="190A456A" w:rsidR="00910045">
        <w:rPr>
          <w:lang w:val="es-ES"/>
        </w:rPr>
        <w:t xml:space="preserve"> </w:t>
      </w:r>
      <w:r w:rsidRPr="190A456A" w:rsidR="00910045">
        <w:rPr>
          <w:lang w:val="es-ES"/>
        </w:rPr>
        <w:t>animation</w:t>
      </w:r>
      <w:r w:rsidRPr="190A456A" w:rsidR="00910045">
        <w:rPr>
          <w:lang w:val="es-ES"/>
        </w:rPr>
        <w:t xml:space="preserve"> and </w:t>
      </w:r>
      <w:r w:rsidRPr="190A456A" w:rsidR="00910045">
        <w:rPr>
          <w:lang w:val="es-ES"/>
        </w:rPr>
        <w:t>interactivity</w:t>
      </w:r>
      <w:r w:rsidRPr="190A456A" w:rsidR="00910045">
        <w:rPr>
          <w:lang w:val="es-ES"/>
        </w:rPr>
        <w:t xml:space="preserve"> </w:t>
      </w:r>
      <w:r w:rsidRPr="190A456A" w:rsidR="00910045">
        <w:rPr>
          <w:lang w:val="es-ES"/>
        </w:rPr>
        <w:t>principles</w:t>
      </w:r>
      <w:r w:rsidRPr="190A456A" w:rsidR="00910045">
        <w:rPr>
          <w:lang w:val="es-ES"/>
        </w:rPr>
        <w:t xml:space="preserve"> in multimedia </w:t>
      </w:r>
      <w:r w:rsidRPr="190A456A" w:rsidR="00910045">
        <w:rPr>
          <w:lang w:val="es-ES"/>
        </w:rPr>
        <w:t>learning</w:t>
      </w:r>
      <w:r w:rsidRPr="190A456A" w:rsidR="00910045">
        <w:rPr>
          <w:lang w:val="es-ES"/>
        </w:rPr>
        <w:t xml:space="preserve">”, </w:t>
      </w:r>
      <w:r w:rsidRPr="190A456A" w:rsidR="00910045">
        <w:rPr>
          <w:lang w:val="es-ES"/>
        </w:rPr>
        <w:t>The</w:t>
      </w:r>
      <w:r w:rsidRPr="190A456A" w:rsidR="00910045">
        <w:rPr>
          <w:lang w:val="es-ES"/>
        </w:rPr>
        <w:t xml:space="preserve"> Cambridge </w:t>
      </w:r>
      <w:r w:rsidRPr="190A456A" w:rsidR="00910045">
        <w:rPr>
          <w:lang w:val="es-ES"/>
        </w:rPr>
        <w:t>handbook</w:t>
      </w:r>
      <w:r w:rsidRPr="190A456A" w:rsidR="00910045">
        <w:rPr>
          <w:lang w:val="es-ES"/>
        </w:rPr>
        <w:t xml:space="preserve"> </w:t>
      </w:r>
      <w:r w:rsidRPr="190A456A" w:rsidR="00910045">
        <w:rPr>
          <w:lang w:val="es-ES"/>
        </w:rPr>
        <w:t>of</w:t>
      </w:r>
      <w:r w:rsidRPr="190A456A" w:rsidR="00910045">
        <w:rPr>
          <w:lang w:val="es-ES"/>
        </w:rPr>
        <w:t xml:space="preserve"> multimedia </w:t>
      </w:r>
      <w:r w:rsidRPr="190A456A" w:rsidR="00910045">
        <w:rPr>
          <w:lang w:val="es-ES"/>
        </w:rPr>
        <w:t>learning</w:t>
      </w:r>
      <w:r w:rsidRPr="190A456A" w:rsidR="00910045">
        <w:rPr>
          <w:lang w:val="es-ES"/>
        </w:rPr>
        <w:t>, 287-296, 2005.</w:t>
      </w:r>
    </w:p>
    <w:p xmlns:wp14="http://schemas.microsoft.com/office/word/2010/wordml" w:rsidR="001674DE" w:rsidRDefault="00910045" w14:paraId="049F31CB" wp14:textId="77777777">
      <w:pPr>
        <w:pStyle w:val="Heading2"/>
      </w:pPr>
      <w:bookmarkStart w:name="_6xwvrfdudib2" w:colFirst="0" w:colLast="0" w:id="32"/>
      <w:bookmarkEnd w:id="32"/>
      <w:r>
        <w:br w:type="page"/>
      </w:r>
    </w:p>
    <w:p xmlns:wp14="http://schemas.microsoft.com/office/word/2010/wordml" w:rsidR="001674DE" w:rsidRDefault="00910045" w14:paraId="28B28B85" wp14:textId="77777777">
      <w:pPr>
        <w:pStyle w:val="Heading2"/>
      </w:pPr>
      <w:bookmarkStart w:name="_2zpgtrrspc8g" w:colFirst="0" w:colLast="0" w:id="33"/>
      <w:bookmarkEnd w:id="33"/>
      <w:r>
        <w:t>Apéndice</w:t>
      </w:r>
    </w:p>
    <w:p xmlns:wp14="http://schemas.microsoft.com/office/word/2010/wordml" w:rsidR="001674DE" w:rsidRDefault="00910045" w14:paraId="24B4BCCF" wp14:textId="77777777">
      <w:r>
        <w:t>Anexo 1: Encuesta de Percepción de Usabilidad</w:t>
      </w:r>
      <w:r>
        <w:rPr>
          <w:noProof/>
        </w:rPr>
        <w:drawing>
          <wp:inline xmlns:wp14="http://schemas.microsoft.com/office/word/2010/wordprocessingDrawing" distT="114300" distB="114300" distL="114300" distR="114300" wp14:anchorId="0DC5774A" wp14:editId="7777777">
            <wp:extent cx="5710238" cy="739029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10238" cy="7390290"/>
                    </a:xfrm>
                    <a:prstGeom prst="rect">
                      <a:avLst/>
                    </a:prstGeom>
                    <a:ln/>
                  </pic:spPr>
                </pic:pic>
              </a:graphicData>
            </a:graphic>
          </wp:inline>
        </w:drawing>
      </w:r>
    </w:p>
    <w:p xmlns:wp14="http://schemas.microsoft.com/office/word/2010/wordml" w:rsidR="001674DE" w:rsidRDefault="00910045" w14:paraId="53128261" wp14:textId="77777777">
      <w:r>
        <w:rPr>
          <w:noProof/>
        </w:rPr>
        <w:drawing>
          <wp:inline xmlns:wp14="http://schemas.microsoft.com/office/word/2010/wordprocessingDrawing" distT="114300" distB="114300" distL="114300" distR="114300" wp14:anchorId="7F546FA3" wp14:editId="7777777">
            <wp:extent cx="5731200" cy="74168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31200" cy="7416800"/>
                    </a:xfrm>
                    <a:prstGeom prst="rect">
                      <a:avLst/>
                    </a:prstGeom>
                    <a:ln/>
                  </pic:spPr>
                </pic:pic>
              </a:graphicData>
            </a:graphic>
          </wp:inline>
        </w:drawing>
      </w:r>
    </w:p>
    <w:p xmlns:wp14="http://schemas.microsoft.com/office/word/2010/wordml" w:rsidR="001674DE" w:rsidRDefault="00910045" w14:paraId="2184842D" wp14:textId="77777777">
      <w:r w:rsidRPr="190A456A" w:rsidR="00910045">
        <w:rPr>
          <w:lang w:val="es-ES"/>
        </w:rPr>
        <w:t>Anexo 2: Enlace a video/</w:t>
      </w:r>
      <w:r w:rsidRPr="190A456A" w:rsidR="00910045">
        <w:rPr>
          <w:lang w:val="es-ES"/>
        </w:rPr>
        <w:t>animatic</w:t>
      </w:r>
      <w:r w:rsidRPr="190A456A" w:rsidR="00910045">
        <w:rPr>
          <w:lang w:val="es-ES"/>
        </w:rPr>
        <w:t xml:space="preserve"> de la experiencia</w:t>
      </w:r>
    </w:p>
    <w:p xmlns:wp14="http://schemas.microsoft.com/office/word/2010/wordml" w:rsidR="001674DE" w:rsidRDefault="00910045" w14:paraId="3EFB2339" wp14:textId="77777777">
      <w:hyperlink r:id="rId20">
        <w:r>
          <w:rPr>
            <w:color w:val="1155CC"/>
            <w:u w:val="single"/>
          </w:rPr>
          <w:t>[ENLACE]</w:t>
        </w:r>
      </w:hyperlink>
    </w:p>
    <w:p xmlns:wp14="http://schemas.microsoft.com/office/word/2010/wordml" w:rsidR="001674DE" w:rsidRDefault="001674DE" w14:paraId="62486C05" wp14:textId="77777777"/>
    <w:p xmlns:wp14="http://schemas.microsoft.com/office/word/2010/wordml" w:rsidR="001674DE" w:rsidRDefault="001674DE" w14:paraId="4101652C" wp14:textId="77777777"/>
    <w:p xmlns:wp14="http://schemas.microsoft.com/office/word/2010/wordml" w:rsidR="001674DE" w:rsidRDefault="00910045" w14:paraId="19B5BF8D" wp14:textId="77777777">
      <w:r>
        <w:t>Anexo 3: Texto de introducción</w:t>
      </w:r>
    </w:p>
    <w:p xmlns:wp14="http://schemas.microsoft.com/office/word/2010/wordml" w:rsidR="001674DE" w:rsidP="190A456A" w:rsidRDefault="00910045" w14:paraId="22AAD050" wp14:textId="77777777">
      <w:pPr>
        <w:rPr>
          <w:i w:val="1"/>
          <w:iCs w:val="1"/>
          <w:lang w:val="es-ES"/>
        </w:rPr>
      </w:pPr>
      <w:r w:rsidRPr="190A456A" w:rsidR="00910045">
        <w:rPr>
          <w:i w:val="1"/>
          <w:iCs w:val="1"/>
          <w:lang w:val="es-ES"/>
        </w:rPr>
        <w:t xml:space="preserve">“Va a estar realizando una prueba de usabilidad para una Herramienta de Realidad Virtual que tiene como objetivo enseñarle a cocinar. Tiene una etapa de tutorial para aprender a usar los controles, y luego viene la clase de cocina en sí. </w:t>
      </w:r>
      <w:r w:rsidRPr="190A456A" w:rsidR="00910045">
        <w:rPr>
          <w:i w:val="1"/>
          <w:iCs w:val="1"/>
          <w:lang w:val="es-ES"/>
        </w:rPr>
        <w:t>Durante la prueba, por favor piense en voz alta y diga cualquier comentario que se le venga a la mente ya que nos es de gran utilidad.</w:t>
      </w:r>
      <w:r w:rsidRPr="190A456A" w:rsidR="00910045">
        <w:rPr>
          <w:i w:val="1"/>
          <w:iCs w:val="1"/>
          <w:lang w:val="es-ES"/>
        </w:rPr>
        <w:t xml:space="preserve"> </w:t>
      </w:r>
      <w:r w:rsidRPr="190A456A" w:rsidR="00910045">
        <w:rPr>
          <w:i w:val="1"/>
          <w:iCs w:val="1"/>
          <w:lang w:val="es-ES"/>
        </w:rPr>
        <w:t>Después de terminar la prueba, se le va a pedir que llene un breve formulario contándonos su experiencia.</w:t>
      </w:r>
      <w:r w:rsidRPr="190A456A" w:rsidR="00910045">
        <w:rPr>
          <w:i w:val="1"/>
          <w:iCs w:val="1"/>
          <w:lang w:val="es-ES"/>
        </w:rPr>
        <w:t xml:space="preserve"> Le agradecemos mucho su tiempo y </w:t>
      </w:r>
      <w:r w:rsidRPr="190A456A" w:rsidR="00910045">
        <w:rPr>
          <w:i w:val="1"/>
          <w:iCs w:val="1"/>
          <w:lang w:val="es-ES"/>
        </w:rPr>
        <w:t>colaboración”</w:t>
      </w:r>
    </w:p>
    <w:p xmlns:wp14="http://schemas.microsoft.com/office/word/2010/wordml" w:rsidR="001674DE" w:rsidRDefault="001674DE" w14:paraId="4B99056E" wp14:textId="77777777">
      <w:pPr>
        <w:rPr>
          <w:color w:val="0000FF"/>
        </w:rPr>
      </w:pPr>
    </w:p>
    <w:p xmlns:wp14="http://schemas.microsoft.com/office/word/2010/wordml" w:rsidR="001674DE" w:rsidRDefault="001674DE" w14:paraId="1299C43A" wp14:textId="77777777">
      <w:pPr>
        <w:rPr>
          <w:color w:val="0000FF"/>
        </w:rPr>
      </w:pPr>
    </w:p>
    <w:sectPr w:rsidR="001674DE">
      <w:pgSz w:w="11909" w:h="16834" w:orient="portrait"/>
      <w:pgMar w:top="1133" w:right="1440" w:bottom="964" w:left="1440" w:header="720" w:footer="720" w:gutter="0"/>
      <w:pgNumType w:start="1"/>
      <w:cols w:space="720"/>
    </w:sectPr>
  </w:body>
</w:document>
</file>

<file path=word/comments.xml><?xml version="1.0" encoding="utf-8"?>
<w:comments xmlns:w14="http://schemas.microsoft.com/office/word/2010/wordml" xmlns:w="http://schemas.openxmlformats.org/wordprocessingml/2006/main">
  <w:comment w:initials="YZ" w:author="Yoselyn Walsh Zúñiga" w:date="2024-06-17T11:19:34" w:id="1471566476">
    <w:p w:rsidR="69487560" w:rsidRDefault="69487560" w14:paraId="027CDDA1" w14:textId="12DEDE2B">
      <w:pPr>
        <w:pStyle w:val="CommentText"/>
      </w:pPr>
      <w:r w:rsidR="69487560">
        <w:rPr/>
        <w:t>correlacion es una palabra que involucra test</w:t>
      </w:r>
      <w:r>
        <w:rPr>
          <w:rStyle w:val="CommentReference"/>
        </w:rPr>
        <w:annotationRef/>
      </w:r>
    </w:p>
  </w:comment>
  <w:comment w:initials="YZ" w:author="Yoselyn Walsh Zúñiga" w:date="2024-06-17T11:26:17" w:id="1793623763">
    <w:p w:rsidR="5B466128" w:rsidRDefault="5B466128" w14:paraId="504D5D6E" w14:textId="52345D5B">
      <w:pPr>
        <w:pStyle w:val="CommentText"/>
      </w:pPr>
      <w:r w:rsidR="5B466128">
        <w:rPr/>
        <w:t>así no se cita en IEEE</w:t>
      </w:r>
      <w:r>
        <w:rPr>
          <w:rStyle w:val="CommentReference"/>
        </w:rPr>
        <w:annotationRef/>
      </w:r>
    </w:p>
    <w:p w:rsidR="5B466128" w:rsidRDefault="5B466128" w14:paraId="2FC2AFE8" w14:textId="4B4B866D">
      <w:pPr>
        <w:pStyle w:val="CommentText"/>
      </w:pPr>
    </w:p>
  </w:comment>
  <w:comment w:initials="YZ" w:author="Yoselyn Walsh Zúñiga" w:date="2024-06-17T11:27:14" w:id="1094389333">
    <w:p w:rsidR="5B466128" w:rsidRDefault="5B466128" w14:paraId="3292E681" w14:textId="594FB0B0">
      <w:pPr>
        <w:pStyle w:val="CommentText"/>
      </w:pPr>
      <w:r w:rsidR="5B466128">
        <w:rPr/>
        <w:t xml:space="preserve">esto casi no se lee y los gráficos no tienen nombres de ejes y leyendas. </w:t>
      </w:r>
      <w:r>
        <w:rPr>
          <w:rStyle w:val="CommentReference"/>
        </w:rPr>
        <w:annotationRef/>
      </w:r>
    </w:p>
  </w:comment>
  <w:comment w:initials="YZ" w:author="Yoselyn Walsh Zúñiga" w:date="2024-06-17T11:27:44" w:id="143498646">
    <w:p w:rsidR="5B466128" w:rsidRDefault="5B466128" w14:paraId="2E43481B" w14:textId="2EDA1558">
      <w:pPr>
        <w:pStyle w:val="CommentText"/>
      </w:pPr>
      <w:r w:rsidR="5B466128">
        <w:rPr/>
        <w:t>esto hay que revisarlo en la discusión y conclusiones tambien</w:t>
      </w:r>
      <w:r>
        <w:rPr>
          <w:rStyle w:val="CommentReference"/>
        </w:rPr>
        <w:annotationRef/>
      </w:r>
    </w:p>
  </w:comment>
  <w:comment w:initials="YZ" w:author="Yoselyn Walsh Zúñiga" w:date="2024-06-18T05:14:51" w:id="1239070781">
    <w:p w:rsidR="3393799A" w:rsidRDefault="3393799A" w14:paraId="509ECDE3" w14:textId="1734335F">
      <w:pPr>
        <w:pStyle w:val="CommentText"/>
      </w:pPr>
      <w:r w:rsidR="3393799A">
        <w:rPr/>
        <w:t>Con el QUIVRR pudieron haber explorado mas estos resultados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27CDDA1"/>
  <w15:commentEx w15:done="0" w15:paraId="2FC2AFE8"/>
  <w15:commentEx w15:done="0" w15:paraId="3292E681"/>
  <w15:commentEx w15:done="0" w15:paraId="2E43481B" w15:paraIdParent="027CDDA1"/>
  <w15:commentEx w15:done="0" w15:paraId="509ECDE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581F134" w16cex:dateUtc="2024-06-17T17:19:34.487Z"/>
  <w16cex:commentExtensible w16cex:durableId="0C5979D0" w16cex:dateUtc="2024-06-17T17:26:17.769Z"/>
  <w16cex:commentExtensible w16cex:durableId="33C010BE" w16cex:dateUtc="2024-06-17T17:27:14.452Z"/>
  <w16cex:commentExtensible w16cex:durableId="2B6F5D3B" w16cex:dateUtc="2024-06-17T17:27:44.006Z"/>
  <w16cex:commentExtensible w16cex:durableId="6824884C" w16cex:dateUtc="2024-06-18T11:14:51.082Z"/>
</w16cex:commentsExtensible>
</file>

<file path=word/commentsIds.xml><?xml version="1.0" encoding="utf-8"?>
<w16cid:commentsIds xmlns:mc="http://schemas.openxmlformats.org/markup-compatibility/2006" xmlns:w16cid="http://schemas.microsoft.com/office/word/2016/wordml/cid" mc:Ignorable="w16cid">
  <w16cid:commentId w16cid:paraId="027CDDA1" w16cid:durableId="0581F134"/>
  <w16cid:commentId w16cid:paraId="2FC2AFE8" w16cid:durableId="0C5979D0"/>
  <w16cid:commentId w16cid:paraId="3292E681" w16cid:durableId="33C010BE"/>
  <w16cid:commentId w16cid:paraId="2E43481B" w16cid:durableId="2B6F5D3B"/>
  <w16cid:commentId w16cid:paraId="509ECDE3" w16cid:durableId="682488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779F4"/>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510607295">
    <w:abstractNumId w:val="0"/>
  </w:num>
</w:numbering>
</file>

<file path=word/people.xml><?xml version="1.0" encoding="utf-8"?>
<w15:people xmlns:mc="http://schemas.openxmlformats.org/markup-compatibility/2006" xmlns:w15="http://schemas.microsoft.com/office/word/2012/wordml" mc:Ignorable="w15">
  <w15:person w15:author="Yoselyn Walsh Zúñiga">
    <w15:presenceInfo w15:providerId="AD" w15:userId="S::prof_ywalsh@estudiantec.cr::612f15e6-b2d6-496e-82a7-df0650bca68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tru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4DE"/>
    <w:rsid w:val="001674DE"/>
    <w:rsid w:val="00662C20"/>
    <w:rsid w:val="00910045"/>
    <w:rsid w:val="0231FA8C"/>
    <w:rsid w:val="0A112D12"/>
    <w:rsid w:val="0F6C5476"/>
    <w:rsid w:val="1242E786"/>
    <w:rsid w:val="190A456A"/>
    <w:rsid w:val="19F06BFD"/>
    <w:rsid w:val="284DF5F1"/>
    <w:rsid w:val="324B2D5D"/>
    <w:rsid w:val="33576061"/>
    <w:rsid w:val="33576061"/>
    <w:rsid w:val="3393799A"/>
    <w:rsid w:val="49951FC2"/>
    <w:rsid w:val="51BFEBC8"/>
    <w:rsid w:val="5505B7FC"/>
    <w:rsid w:val="5B466128"/>
    <w:rsid w:val="63034611"/>
    <w:rsid w:val="69487560"/>
    <w:rsid w:val="7AF5B17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F2296B7"/>
  <w15:docId w15:val="{172AE4B0-535B-42D3-8AAE-F94896A7FC6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color w:val="0D0D0D"/>
        <w:sz w:val="24"/>
        <w:szCs w:val="24"/>
        <w:highlight w:val="white"/>
        <w:lang w:val="es" w:eastAsia="ja-JP" w:bidi="ar-SA"/>
      </w:rPr>
    </w:rPrDefault>
    <w:pPrDefault>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240"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280" w:after="80"/>
      <w:outlineLvl w:val="0"/>
    </w:pPr>
    <w:rPr>
      <w:b/>
      <w:sz w:val="32"/>
      <w:szCs w:val="32"/>
    </w:rPr>
  </w:style>
  <w:style w:type="paragraph" w:styleId="Heading2">
    <w:name w:val="heading 2"/>
    <w:basedOn w:val="Normal"/>
    <w:next w:val="Normal"/>
    <w:uiPriority w:val="9"/>
    <w:unhideWhenUsed/>
    <w:qFormat/>
    <w:pPr>
      <w:keepNext/>
      <w:keepLines/>
      <w:spacing w:after="0"/>
      <w:outlineLvl w:val="1"/>
    </w:pPr>
    <w:rPr>
      <w:b/>
      <w:sz w:val="28"/>
      <w:szCs w:val="28"/>
    </w:rPr>
  </w:style>
  <w:style w:type="paragraph" w:styleId="Heading3">
    <w:name w:val="heading 3"/>
    <w:basedOn w:val="Normal"/>
    <w:next w:val="Normal"/>
    <w:uiPriority w:val="9"/>
    <w:unhideWhenUsed/>
    <w:qFormat/>
    <w:pPr>
      <w:keepNext/>
      <w:keepLines/>
      <w:spacing w:after="0"/>
      <w:outlineLvl w:val="2"/>
    </w:pPr>
    <w:rPr>
      <w:b/>
    </w:rPr>
  </w:style>
  <w:style w:type="paragraph" w:styleId="Heading4">
    <w:name w:val="heading 4"/>
    <w:basedOn w:val="Normal"/>
    <w:next w:val="Normal"/>
    <w:uiPriority w:val="9"/>
    <w:unhideWhenUsed/>
    <w:qFormat/>
    <w:pPr>
      <w:keepNext/>
      <w:keepLines/>
      <w:spacing w:before="360" w:after="80"/>
      <w:ind w:left="141"/>
      <w:outlineLvl w:val="3"/>
    </w:pPr>
    <w:rPr>
      <w:b/>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hyperlink" Target="https://drive.google.com/file/d/1NIoDAPOFEUnA-zFc2GZ3iF2gsc6Wiad6/view?usp=sharing" TargetMode="Externa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jpg" Id="rId11"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0.png" Id="rId19" /><Relationship Type="http://schemas.openxmlformats.org/officeDocument/2006/relationships/numbering" Target="numbering.xml" Id="rId4" /><Relationship Type="http://schemas.openxmlformats.org/officeDocument/2006/relationships/image" Target="media/image5.png" Id="rId14" /><Relationship Type="http://schemas.openxmlformats.org/officeDocument/2006/relationships/theme" Target="theme/theme1.xml" Id="rId22" /><Relationship Type="http://schemas.openxmlformats.org/officeDocument/2006/relationships/hyperlink" Target="https://orcid.org/0009-0002-2961-9918" TargetMode="External" Id="Rc390425665034050" /><Relationship Type="http://schemas.openxmlformats.org/officeDocument/2006/relationships/hyperlink" Target="https://orcid.org/0009-0008-7920-1548" TargetMode="External" Id="R41f87f3098a54143" /><Relationship Type="http://schemas.openxmlformats.org/officeDocument/2006/relationships/comments" Target="comments.xml" Id="Rbf8ebc4da7d44de2" /><Relationship Type="http://schemas.microsoft.com/office/2011/relationships/people" Target="people.xml" Id="Raeaba66b6b574c4b" /><Relationship Type="http://schemas.microsoft.com/office/2011/relationships/commentsExtended" Target="commentsExtended.xml" Id="Rc6ea845657494070" /><Relationship Type="http://schemas.microsoft.com/office/2016/09/relationships/commentsIds" Target="commentsIds.xml" Id="R512e49d297be4b98" /><Relationship Type="http://schemas.microsoft.com/office/2018/08/relationships/commentsExtensible" Target="commentsExtensible.xml" Id="Raea96307b0d1466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2D4642C05B335479AAEC22A983FC289" ma:contentTypeVersion="12" ma:contentTypeDescription="Crear nuevo documento." ma:contentTypeScope="" ma:versionID="edfd737b0234a5a6412b763aa79f81d5">
  <xsd:schema xmlns:xsd="http://www.w3.org/2001/XMLSchema" xmlns:xs="http://www.w3.org/2001/XMLSchema" xmlns:p="http://schemas.microsoft.com/office/2006/metadata/properties" xmlns:ns2="a63c874a-d8fb-435f-8e7b-5ecde72f1119" xmlns:ns3="6963cfa7-08e1-458c-a06c-765f6a94f0b5" targetNamespace="http://schemas.microsoft.com/office/2006/metadata/properties" ma:root="true" ma:fieldsID="9ef2eb245b3394839989ccfe658cab0b" ns2:_="" ns3:_="">
    <xsd:import namespace="a63c874a-d8fb-435f-8e7b-5ecde72f1119"/>
    <xsd:import namespace="6963cfa7-08e1-458c-a06c-765f6a94f0b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3c874a-d8fb-435f-8e7b-5ecde72f11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86e00edd-d097-4c46-a7a4-3c3000150473"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63cfa7-08e1-458c-a06c-765f6a94f0b5"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e9783a44-9ff1-4df1-a891-b6b4ae7f3a23}" ma:internalName="TaxCatchAll" ma:showField="CatchAllData" ma:web="6963cfa7-08e1-458c-a06c-765f6a94f0b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963cfa7-08e1-458c-a06c-765f6a94f0b5" xsi:nil="true"/>
    <lcf76f155ced4ddcb4097134ff3c332f xmlns="a63c874a-d8fb-435f-8e7b-5ecde72f111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652E5A-6F90-4579-9A2D-5151E102957A}">
  <ds:schemaRefs>
    <ds:schemaRef ds:uri="http://schemas.microsoft.com/sharepoint/v3/contenttype/forms"/>
  </ds:schemaRefs>
</ds:datastoreItem>
</file>

<file path=customXml/itemProps2.xml><?xml version="1.0" encoding="utf-8"?>
<ds:datastoreItem xmlns:ds="http://schemas.openxmlformats.org/officeDocument/2006/customXml" ds:itemID="{89FB36C7-58D1-4241-BA47-AD8355B17107}"/>
</file>

<file path=customXml/itemProps3.xml><?xml version="1.0" encoding="utf-8"?>
<ds:datastoreItem xmlns:ds="http://schemas.openxmlformats.org/officeDocument/2006/customXml" ds:itemID="{202D3FC7-A69C-4B4C-98C6-43446F1384E8}">
  <ds:schemaRefs>
    <ds:schemaRef ds:uri="http://schemas.microsoft.com/office/2006/metadata/properties"/>
    <ds:schemaRef ds:uri="http://schemas.microsoft.com/office/infopath/2007/PartnerControls"/>
    <ds:schemaRef ds:uri="6963cfa7-08e1-458c-a06c-765f6a94f0b5"/>
    <ds:schemaRef ds:uri="a63c874a-d8fb-435f-8e7b-5ecde72f1119"/>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Yoselyn Walsh Zúñiga</lastModifiedBy>
  <revision>5</revision>
  <dcterms:created xsi:type="dcterms:W3CDTF">2024-06-17T16:48:00.0000000Z</dcterms:created>
  <dcterms:modified xsi:type="dcterms:W3CDTF">2024-06-18T11:14:53.8964426Z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0x01010062D4642C05B335479AAEC22A983FC289</vt:lpwstr>
  </property>
  <property fmtid="{D5CDD505-2E9C-101B-9397-08002B2CF9AE}" pid="3" name="MediaServiceImageTags">
    <vt:lpwstr/>
  </property>
</Properties>
</file>